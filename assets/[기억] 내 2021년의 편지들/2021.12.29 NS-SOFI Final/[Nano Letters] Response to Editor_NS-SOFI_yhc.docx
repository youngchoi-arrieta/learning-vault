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5677C" w14:textId="760061CD" w:rsidR="001E0E7D" w:rsidRPr="00BA413A" w:rsidRDefault="00C66065" w:rsidP="00AA1391">
      <w:pPr>
        <w:spacing w:line="360" w:lineRule="auto"/>
        <w:jc w:val="center"/>
        <w:rPr>
          <w:rFonts w:ascii="Times New Roman" w:hAnsi="Times New Roman"/>
          <w:bCs/>
          <w:sz w:val="44"/>
          <w:szCs w:val="44"/>
        </w:rPr>
      </w:pPr>
      <w:r>
        <w:rPr>
          <w:rFonts w:ascii="Times New Roman" w:hAnsi="Times New Roman" w:hint="eastAsia"/>
          <w:bCs/>
          <w:sz w:val="44"/>
          <w:szCs w:val="44"/>
        </w:rPr>
        <w:t>A</w:t>
      </w:r>
      <w:r>
        <w:rPr>
          <w:rFonts w:ascii="Times New Roman" w:hAnsi="Times New Roman"/>
          <w:bCs/>
          <w:sz w:val="44"/>
          <w:szCs w:val="44"/>
        </w:rPr>
        <w:t xml:space="preserve"> Response to the Editor</w:t>
      </w:r>
    </w:p>
    <w:p w14:paraId="59B55A10" w14:textId="77777777" w:rsidR="00583F97" w:rsidRPr="00BA413A" w:rsidRDefault="00583F97" w:rsidP="00AA1391">
      <w:pPr>
        <w:spacing w:line="360" w:lineRule="auto"/>
        <w:rPr>
          <w:rFonts w:ascii="Times New Roman" w:hAnsi="Times New Roman"/>
          <w:bCs/>
          <w:sz w:val="44"/>
          <w:szCs w:val="44"/>
        </w:rPr>
      </w:pPr>
      <w:r w:rsidRPr="00BA413A">
        <w:rPr>
          <w:rFonts w:ascii="Times New Roman" w:hAnsi="Times New Roman"/>
          <w:bCs/>
          <w:sz w:val="44"/>
          <w:szCs w:val="44"/>
        </w:rPr>
        <w:t>Wide-field super-resolution optical fluctuation imaging through dynamic near-field speckle illumination</w:t>
      </w:r>
    </w:p>
    <w:p w14:paraId="1D4D0702" w14:textId="04E18123" w:rsidR="00583F97" w:rsidRPr="00BA413A" w:rsidRDefault="0052418D" w:rsidP="00AA1391">
      <w:pPr>
        <w:spacing w:line="360" w:lineRule="auto"/>
        <w:rPr>
          <w:rFonts w:ascii="Times New Roman" w:hAnsi="Times New Roman"/>
          <w:bCs/>
          <w:sz w:val="24"/>
          <w:szCs w:val="24"/>
        </w:rPr>
      </w:pPr>
      <w:r w:rsidRPr="00BA413A">
        <w:rPr>
          <w:rFonts w:ascii="Times New Roman" w:hAnsi="Times New Roman"/>
          <w:bCs/>
          <w:sz w:val="24"/>
          <w:szCs w:val="24"/>
        </w:rPr>
        <w:t>Young Choi</w:t>
      </w:r>
      <w:r w:rsidRPr="00BA413A">
        <w:rPr>
          <w:rFonts w:ascii="Times New Roman" w:hAnsi="Times New Roman"/>
          <w:bCs/>
          <w:sz w:val="24"/>
          <w:szCs w:val="24"/>
          <w:vertAlign w:val="superscript"/>
        </w:rPr>
        <w:t>1†</w:t>
      </w:r>
      <w:r w:rsidRPr="00BA413A">
        <w:rPr>
          <w:rFonts w:ascii="Times New Roman" w:hAnsi="Times New Roman"/>
          <w:bCs/>
          <w:sz w:val="24"/>
          <w:szCs w:val="24"/>
        </w:rPr>
        <w:t xml:space="preserve">, </w:t>
      </w:r>
      <w:proofErr w:type="spellStart"/>
      <w:r w:rsidR="00126B04" w:rsidRPr="00BA413A">
        <w:rPr>
          <w:rFonts w:ascii="Times New Roman" w:hAnsi="Times New Roman"/>
          <w:bCs/>
          <w:sz w:val="24"/>
          <w:szCs w:val="24"/>
        </w:rPr>
        <w:t>MinKwan</w:t>
      </w:r>
      <w:proofErr w:type="spellEnd"/>
      <w:r w:rsidR="00126B04" w:rsidRPr="00BA413A">
        <w:rPr>
          <w:rFonts w:ascii="Times New Roman" w:hAnsi="Times New Roman"/>
          <w:bCs/>
          <w:sz w:val="24"/>
          <w:szCs w:val="24"/>
        </w:rPr>
        <w:t xml:space="preserve"> Kim</w:t>
      </w:r>
      <w:r w:rsidR="00126B04" w:rsidRPr="00BA413A">
        <w:rPr>
          <w:rFonts w:ascii="Times New Roman" w:hAnsi="Times New Roman"/>
          <w:bCs/>
          <w:sz w:val="24"/>
          <w:szCs w:val="24"/>
          <w:vertAlign w:val="superscript"/>
        </w:rPr>
        <w:t>1,2†</w:t>
      </w:r>
      <w:r w:rsidR="00126B04" w:rsidRPr="00BA413A">
        <w:rPr>
          <w:rFonts w:ascii="Times New Roman" w:hAnsi="Times New Roman"/>
          <w:bCs/>
          <w:sz w:val="24"/>
          <w:szCs w:val="24"/>
        </w:rPr>
        <w:t xml:space="preserve">, </w:t>
      </w:r>
      <w:proofErr w:type="spellStart"/>
      <w:r w:rsidR="00583F97" w:rsidRPr="00BA413A">
        <w:rPr>
          <w:rFonts w:ascii="Times New Roman" w:hAnsi="Times New Roman"/>
          <w:bCs/>
          <w:sz w:val="24"/>
          <w:szCs w:val="24"/>
        </w:rPr>
        <w:t>ChungHyun</w:t>
      </w:r>
      <w:proofErr w:type="spellEnd"/>
      <w:r w:rsidR="00583F97" w:rsidRPr="00BA413A">
        <w:rPr>
          <w:rFonts w:ascii="Times New Roman" w:hAnsi="Times New Roman"/>
          <w:bCs/>
          <w:sz w:val="24"/>
          <w:szCs w:val="24"/>
        </w:rPr>
        <w:t xml:space="preserve"> Park</w:t>
      </w:r>
      <w:r w:rsidR="00583F97" w:rsidRPr="00BA413A">
        <w:rPr>
          <w:rFonts w:ascii="Times New Roman" w:hAnsi="Times New Roman"/>
          <w:bCs/>
          <w:sz w:val="24"/>
          <w:szCs w:val="24"/>
          <w:vertAlign w:val="superscript"/>
        </w:rPr>
        <w:t>1, 3</w:t>
      </w:r>
      <w:r w:rsidR="00583F97" w:rsidRPr="00BA413A">
        <w:rPr>
          <w:rFonts w:ascii="Times New Roman" w:hAnsi="Times New Roman"/>
          <w:bCs/>
          <w:sz w:val="24"/>
          <w:szCs w:val="24"/>
        </w:rPr>
        <w:t xml:space="preserve">, </w:t>
      </w:r>
      <w:proofErr w:type="spellStart"/>
      <w:r w:rsidR="00583F97" w:rsidRPr="00BA413A">
        <w:rPr>
          <w:rFonts w:ascii="Times New Roman" w:hAnsi="Times New Roman"/>
          <w:bCs/>
          <w:sz w:val="24"/>
          <w:szCs w:val="24"/>
        </w:rPr>
        <w:t>Jong</w:t>
      </w:r>
      <w:ins w:id="0" w:author="choi young" w:date="2021-12-29T13:07:00Z">
        <w:r w:rsidR="00F727E5">
          <w:rPr>
            <w:rFonts w:ascii="Times New Roman" w:hAnsi="Times New Roman"/>
            <w:bCs/>
            <w:sz w:val="24"/>
            <w:szCs w:val="24"/>
          </w:rPr>
          <w:t>c</w:t>
        </w:r>
      </w:ins>
      <w:del w:id="1" w:author="choi young" w:date="2021-12-29T13:07:00Z">
        <w:r w:rsidR="00583F97" w:rsidRPr="00BA413A" w:rsidDel="00F727E5">
          <w:rPr>
            <w:rFonts w:ascii="Times New Roman" w:hAnsi="Times New Roman"/>
            <w:bCs/>
            <w:sz w:val="24"/>
            <w:szCs w:val="24"/>
          </w:rPr>
          <w:delText>C</w:delText>
        </w:r>
      </w:del>
      <w:r w:rsidR="00583F97" w:rsidRPr="00BA413A">
        <w:rPr>
          <w:rFonts w:ascii="Times New Roman" w:hAnsi="Times New Roman"/>
          <w:bCs/>
          <w:sz w:val="24"/>
          <w:szCs w:val="24"/>
        </w:rPr>
        <w:t>han</w:t>
      </w:r>
      <w:proofErr w:type="spellEnd"/>
      <w:r w:rsidR="00583F97" w:rsidRPr="00BA413A">
        <w:rPr>
          <w:rFonts w:ascii="Times New Roman" w:hAnsi="Times New Roman"/>
          <w:bCs/>
          <w:sz w:val="24"/>
          <w:szCs w:val="24"/>
        </w:rPr>
        <w:t xml:space="preserve"> Park</w:t>
      </w:r>
      <w:r w:rsidR="00583F97" w:rsidRPr="00BA413A">
        <w:rPr>
          <w:rFonts w:ascii="Times New Roman" w:hAnsi="Times New Roman"/>
          <w:bCs/>
          <w:sz w:val="24"/>
          <w:szCs w:val="24"/>
          <w:vertAlign w:val="superscript"/>
        </w:rPr>
        <w:t>1,4</w:t>
      </w:r>
      <w:r w:rsidR="00583F97" w:rsidRPr="00BA413A">
        <w:rPr>
          <w:rFonts w:ascii="Times New Roman" w:hAnsi="Times New Roman"/>
          <w:bCs/>
          <w:sz w:val="24"/>
          <w:szCs w:val="24"/>
        </w:rPr>
        <w:t xml:space="preserve">, </w:t>
      </w:r>
      <w:proofErr w:type="spellStart"/>
      <w:r w:rsidR="00583F97" w:rsidRPr="00BA413A">
        <w:rPr>
          <w:rFonts w:ascii="Times New Roman" w:hAnsi="Times New Roman"/>
          <w:bCs/>
          <w:sz w:val="24"/>
          <w:szCs w:val="24"/>
        </w:rPr>
        <w:t>YongKeun</w:t>
      </w:r>
      <w:proofErr w:type="spellEnd"/>
      <w:r w:rsidR="00583F97" w:rsidRPr="00BA413A">
        <w:rPr>
          <w:rFonts w:ascii="Times New Roman" w:hAnsi="Times New Roman"/>
          <w:bCs/>
          <w:sz w:val="24"/>
          <w:szCs w:val="24"/>
        </w:rPr>
        <w:t xml:space="preserve"> Park</w:t>
      </w:r>
      <w:r w:rsidR="00583F97" w:rsidRPr="00BA413A">
        <w:rPr>
          <w:rFonts w:ascii="Times New Roman" w:hAnsi="Times New Roman"/>
          <w:bCs/>
          <w:sz w:val="24"/>
          <w:szCs w:val="24"/>
          <w:vertAlign w:val="superscript"/>
        </w:rPr>
        <w:t>1,5,6*</w:t>
      </w:r>
      <w:r w:rsidR="00583F97" w:rsidRPr="00BA413A">
        <w:rPr>
          <w:rFonts w:ascii="Times New Roman" w:hAnsi="Times New Roman"/>
          <w:bCs/>
          <w:sz w:val="24"/>
          <w:szCs w:val="24"/>
        </w:rPr>
        <w:t xml:space="preserve"> and Yong-</w:t>
      </w:r>
      <w:proofErr w:type="spellStart"/>
      <w:r w:rsidR="00583F97" w:rsidRPr="00BA413A">
        <w:rPr>
          <w:rFonts w:ascii="Times New Roman" w:hAnsi="Times New Roman"/>
          <w:bCs/>
          <w:sz w:val="24"/>
          <w:szCs w:val="24"/>
        </w:rPr>
        <w:t>Hoon</w:t>
      </w:r>
      <w:proofErr w:type="spellEnd"/>
      <w:r w:rsidR="00583F97" w:rsidRPr="00BA413A">
        <w:rPr>
          <w:rFonts w:ascii="Times New Roman" w:hAnsi="Times New Roman"/>
          <w:bCs/>
          <w:sz w:val="24"/>
          <w:szCs w:val="24"/>
        </w:rPr>
        <w:t xml:space="preserve"> Cho</w:t>
      </w:r>
      <w:r w:rsidR="00583F97" w:rsidRPr="00BA413A">
        <w:rPr>
          <w:rFonts w:ascii="Times New Roman" w:hAnsi="Times New Roman"/>
          <w:bCs/>
          <w:sz w:val="24"/>
          <w:szCs w:val="24"/>
          <w:vertAlign w:val="superscript"/>
        </w:rPr>
        <w:t>1,3*</w:t>
      </w:r>
    </w:p>
    <w:p w14:paraId="2F12A07C"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1</w:t>
      </w:r>
      <w:r w:rsidRPr="00BA413A">
        <w:rPr>
          <w:rFonts w:ascii="Times New Roman" w:hAnsi="Times New Roman"/>
          <w:sz w:val="24"/>
          <w:szCs w:val="24"/>
        </w:rPr>
        <w:t xml:space="preserve">Department of Physics, Korea Advanced Institute of Science and Technology (KAIST), Daejeon 34141, Republic of Korea. </w:t>
      </w:r>
    </w:p>
    <w:p w14:paraId="78A376D5"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2</w:t>
      </w:r>
      <w:r w:rsidRPr="00BA413A">
        <w:rPr>
          <w:rFonts w:ascii="Times New Roman" w:hAnsi="Times New Roman"/>
          <w:sz w:val="24"/>
          <w:szCs w:val="24"/>
        </w:rPr>
        <w:t xml:space="preserve">Graduate School of Nanoscience and Technology, KAIST, Daejeon 34141, Republic of Korea. </w:t>
      </w:r>
    </w:p>
    <w:p w14:paraId="3212B5A7"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3</w:t>
      </w:r>
      <w:r w:rsidRPr="00BA413A">
        <w:rPr>
          <w:rFonts w:ascii="Times New Roman" w:hAnsi="Times New Roman"/>
          <w:sz w:val="24"/>
          <w:szCs w:val="24"/>
        </w:rPr>
        <w:t xml:space="preserve">KAIST Institute for the </w:t>
      </w:r>
      <w:proofErr w:type="spellStart"/>
      <w:r w:rsidRPr="00BA413A">
        <w:rPr>
          <w:rFonts w:ascii="Times New Roman" w:hAnsi="Times New Roman"/>
          <w:sz w:val="24"/>
          <w:szCs w:val="24"/>
        </w:rPr>
        <w:t>NanoCentury</w:t>
      </w:r>
      <w:proofErr w:type="spellEnd"/>
      <w:r w:rsidRPr="00BA413A">
        <w:rPr>
          <w:rFonts w:ascii="Times New Roman" w:hAnsi="Times New Roman"/>
          <w:sz w:val="24"/>
          <w:szCs w:val="24"/>
        </w:rPr>
        <w:t xml:space="preserve">, KAIST, Daejeon 34141, Republic of Korea. </w:t>
      </w:r>
    </w:p>
    <w:p w14:paraId="12CF8D48"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4</w:t>
      </w:r>
      <w:r w:rsidRPr="00BA413A">
        <w:rPr>
          <w:rFonts w:ascii="Times New Roman" w:hAnsi="Times New Roman"/>
          <w:sz w:val="24"/>
          <w:szCs w:val="24"/>
        </w:rPr>
        <w:t xml:space="preserve">Current Affiliation: Department of Bioengineering, University of California, Los Angeles, CA 90095, USA. </w:t>
      </w:r>
    </w:p>
    <w:p w14:paraId="3F6BACD1"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5</w:t>
      </w:r>
      <w:r w:rsidRPr="00BA413A">
        <w:rPr>
          <w:rFonts w:ascii="Times New Roman" w:hAnsi="Times New Roman"/>
          <w:sz w:val="24"/>
          <w:szCs w:val="24"/>
        </w:rPr>
        <w:t>KAIST Institute for Health Science and Technology, KAIST, Daejeon 34141, Republic of Korea</w:t>
      </w:r>
    </w:p>
    <w:p w14:paraId="20D1A778" w14:textId="77777777" w:rsidR="00583F97" w:rsidRPr="00BA413A" w:rsidRDefault="00583F97" w:rsidP="00AA1391">
      <w:pPr>
        <w:spacing w:line="360" w:lineRule="auto"/>
        <w:rPr>
          <w:rFonts w:ascii="Times New Roman" w:hAnsi="Times New Roman"/>
          <w:sz w:val="24"/>
          <w:szCs w:val="24"/>
        </w:rPr>
      </w:pPr>
      <w:r w:rsidRPr="00BA413A">
        <w:rPr>
          <w:rFonts w:ascii="Times New Roman" w:hAnsi="Times New Roman"/>
          <w:sz w:val="24"/>
          <w:szCs w:val="24"/>
          <w:vertAlign w:val="superscript"/>
        </w:rPr>
        <w:t>6</w:t>
      </w:r>
      <w:r w:rsidRPr="00BA413A">
        <w:rPr>
          <w:rFonts w:ascii="Times New Roman" w:hAnsi="Times New Roman"/>
          <w:sz w:val="24"/>
          <w:szCs w:val="24"/>
        </w:rPr>
        <w:t xml:space="preserve">Tomocube Inc., Daejeon 34051, Republic of Korea. </w:t>
      </w:r>
    </w:p>
    <w:p w14:paraId="09355070" w14:textId="76387475" w:rsidR="00583F97" w:rsidRPr="00BA413A" w:rsidRDefault="00583F97" w:rsidP="00AA1391">
      <w:pPr>
        <w:spacing w:line="360" w:lineRule="auto"/>
        <w:rPr>
          <w:rFonts w:ascii="Times New Roman" w:hAnsi="Times New Roman"/>
          <w:b/>
          <w:sz w:val="28"/>
          <w:szCs w:val="28"/>
        </w:rPr>
      </w:pPr>
    </w:p>
    <w:p w14:paraId="6ED892EE" w14:textId="058999FE" w:rsidR="00583F97" w:rsidRPr="00BA413A" w:rsidRDefault="00583F97" w:rsidP="00AA1391">
      <w:pPr>
        <w:spacing w:line="360" w:lineRule="auto"/>
        <w:rPr>
          <w:rFonts w:ascii="Times New Roman" w:hAnsi="Times New Roman"/>
          <w:b/>
          <w:sz w:val="28"/>
          <w:szCs w:val="28"/>
        </w:rPr>
      </w:pPr>
    </w:p>
    <w:p w14:paraId="0E75A1F6" w14:textId="51D32213" w:rsidR="00583F97" w:rsidRPr="00BA413A" w:rsidRDefault="00583F97" w:rsidP="00AA1391">
      <w:pPr>
        <w:spacing w:line="360" w:lineRule="auto"/>
        <w:rPr>
          <w:rFonts w:ascii="Times New Roman" w:hAnsi="Times New Roman"/>
          <w:b/>
          <w:sz w:val="28"/>
          <w:szCs w:val="28"/>
        </w:rPr>
      </w:pPr>
    </w:p>
    <w:p w14:paraId="2BCF0639" w14:textId="7C5AB66B" w:rsidR="00583F97" w:rsidRDefault="00583F97" w:rsidP="00AA1391">
      <w:pPr>
        <w:spacing w:line="360" w:lineRule="auto"/>
        <w:rPr>
          <w:rFonts w:ascii="Times New Roman" w:hAnsi="Times New Roman"/>
          <w:b/>
          <w:sz w:val="28"/>
          <w:szCs w:val="28"/>
        </w:rPr>
      </w:pPr>
    </w:p>
    <w:p w14:paraId="3F152653" w14:textId="296C16F2" w:rsidR="00AA1391" w:rsidRDefault="00AA1391" w:rsidP="00AA1391">
      <w:pPr>
        <w:spacing w:line="360" w:lineRule="auto"/>
        <w:rPr>
          <w:rFonts w:ascii="Times New Roman" w:hAnsi="Times New Roman"/>
          <w:b/>
          <w:sz w:val="28"/>
          <w:szCs w:val="28"/>
        </w:rPr>
      </w:pPr>
    </w:p>
    <w:p w14:paraId="32B8FEC2" w14:textId="66F573FC" w:rsidR="00AA1391" w:rsidRDefault="00AA1391" w:rsidP="00AA1391">
      <w:pPr>
        <w:spacing w:line="360" w:lineRule="auto"/>
        <w:rPr>
          <w:rFonts w:ascii="Times New Roman" w:hAnsi="Times New Roman"/>
          <w:b/>
          <w:sz w:val="28"/>
          <w:szCs w:val="28"/>
        </w:rPr>
      </w:pPr>
    </w:p>
    <w:p w14:paraId="716F765E" w14:textId="41E28165" w:rsidR="00C66065" w:rsidRPr="0044535E" w:rsidRDefault="00C66065" w:rsidP="00AA1391">
      <w:pPr>
        <w:spacing w:line="360" w:lineRule="auto"/>
        <w:rPr>
          <w:rFonts w:ascii="Times New Roman" w:hAnsi="Times New Roman"/>
          <w:b/>
          <w:sz w:val="28"/>
          <w:szCs w:val="28"/>
        </w:rPr>
      </w:pPr>
      <w:r w:rsidRPr="0044535E">
        <w:rPr>
          <w:rFonts w:ascii="Times New Roman" w:hAnsi="Times New Roman" w:hint="eastAsia"/>
          <w:b/>
          <w:sz w:val="28"/>
          <w:szCs w:val="28"/>
        </w:rPr>
        <w:lastRenderedPageBreak/>
        <w:t>C</w:t>
      </w:r>
      <w:r w:rsidRPr="0044535E">
        <w:rPr>
          <w:rFonts w:ascii="Times New Roman" w:hAnsi="Times New Roman"/>
          <w:b/>
          <w:sz w:val="28"/>
          <w:szCs w:val="28"/>
        </w:rPr>
        <w:t>ontents</w:t>
      </w:r>
    </w:p>
    <w:p w14:paraId="770423D1" w14:textId="1E0F49A4" w:rsidR="00C66065" w:rsidRPr="00C66065" w:rsidRDefault="00C66065" w:rsidP="00AA1391">
      <w:pPr>
        <w:spacing w:line="360" w:lineRule="auto"/>
        <w:rPr>
          <w:rFonts w:ascii="Times New Roman" w:hAnsi="Times New Roman"/>
          <w:b/>
          <w:sz w:val="24"/>
          <w:szCs w:val="24"/>
        </w:rPr>
      </w:pPr>
      <w:r w:rsidRPr="00C66065">
        <w:rPr>
          <w:rFonts w:ascii="Times New Roman" w:hAnsi="Times New Roman" w:hint="eastAsia"/>
          <w:b/>
          <w:sz w:val="24"/>
          <w:szCs w:val="24"/>
        </w:rPr>
        <w:t>R</w:t>
      </w:r>
      <w:r w:rsidRPr="00C66065">
        <w:rPr>
          <w:rFonts w:ascii="Times New Roman" w:hAnsi="Times New Roman"/>
          <w:b/>
          <w:sz w:val="24"/>
          <w:szCs w:val="24"/>
        </w:rPr>
        <w:t>1. Reply to reviewer 1’s comments</w:t>
      </w:r>
    </w:p>
    <w:p w14:paraId="1340FA21" w14:textId="03AD660B" w:rsidR="00C66065" w:rsidRPr="00C66065" w:rsidRDefault="00C66065" w:rsidP="00AA1391">
      <w:pPr>
        <w:spacing w:line="360" w:lineRule="auto"/>
        <w:rPr>
          <w:rFonts w:ascii="Times New Roman" w:hAnsi="Times New Roman"/>
          <w:bCs/>
          <w:sz w:val="24"/>
          <w:szCs w:val="24"/>
        </w:rPr>
      </w:pPr>
      <w:r w:rsidRPr="00C66065">
        <w:rPr>
          <w:rFonts w:ascii="Times New Roman" w:hAnsi="Times New Roman" w:hint="eastAsia"/>
          <w:bCs/>
          <w:sz w:val="24"/>
          <w:szCs w:val="24"/>
        </w:rPr>
        <w:t>R</w:t>
      </w:r>
      <w:r w:rsidRPr="00C66065">
        <w:rPr>
          <w:rFonts w:ascii="Times New Roman" w:hAnsi="Times New Roman"/>
          <w:bCs/>
          <w:sz w:val="24"/>
          <w:szCs w:val="24"/>
        </w:rPr>
        <w:t xml:space="preserve">1.1. </w:t>
      </w:r>
      <w:r w:rsidR="0044535E">
        <w:rPr>
          <w:rFonts w:ascii="Times New Roman" w:hAnsi="Times New Roman" w:hint="eastAsia"/>
          <w:bCs/>
          <w:sz w:val="24"/>
          <w:szCs w:val="24"/>
        </w:rPr>
        <w:t>C</w:t>
      </w:r>
      <w:r w:rsidR="0044535E">
        <w:rPr>
          <w:rFonts w:ascii="Times New Roman" w:hAnsi="Times New Roman"/>
          <w:bCs/>
          <w:sz w:val="24"/>
          <w:szCs w:val="24"/>
        </w:rPr>
        <w:t>orrection on the intensity fluctuation trace in Fig. 1a.</w:t>
      </w:r>
    </w:p>
    <w:p w14:paraId="4433F46B" w14:textId="4738ADDC" w:rsidR="00C66065" w:rsidRDefault="00C66065" w:rsidP="00AA1391">
      <w:pPr>
        <w:spacing w:line="360" w:lineRule="auto"/>
        <w:rPr>
          <w:rFonts w:ascii="Times New Roman" w:hAnsi="Times New Roman"/>
          <w:bCs/>
          <w:sz w:val="24"/>
          <w:szCs w:val="24"/>
        </w:rPr>
      </w:pPr>
      <w:r w:rsidRPr="00C66065">
        <w:rPr>
          <w:rFonts w:ascii="Times New Roman" w:hAnsi="Times New Roman" w:hint="eastAsia"/>
          <w:bCs/>
          <w:sz w:val="24"/>
          <w:szCs w:val="24"/>
        </w:rPr>
        <w:t>R</w:t>
      </w:r>
      <w:r w:rsidRPr="00C66065">
        <w:rPr>
          <w:rFonts w:ascii="Times New Roman" w:hAnsi="Times New Roman"/>
          <w:bCs/>
          <w:sz w:val="24"/>
          <w:szCs w:val="24"/>
        </w:rPr>
        <w:t xml:space="preserve">1.2. </w:t>
      </w:r>
      <w:r w:rsidR="0044535E">
        <w:rPr>
          <w:rFonts w:ascii="Times New Roman" w:hAnsi="Times New Roman"/>
          <w:bCs/>
          <w:sz w:val="24"/>
          <w:szCs w:val="24"/>
        </w:rPr>
        <w:t>Methods for calibrating resolution of a 2D microscopy image in Fig. 2d and Fig. 4b.</w:t>
      </w:r>
    </w:p>
    <w:p w14:paraId="1DB34F4D" w14:textId="36824205" w:rsidR="0044535E" w:rsidRDefault="0044535E" w:rsidP="00AA1391">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1.3. Why NS-SOFI achieves moderate resolution gain compared to similar variants of SOFI</w:t>
      </w:r>
      <w:r w:rsidR="00257BCE">
        <w:rPr>
          <w:rFonts w:ascii="Times New Roman" w:hAnsi="Times New Roman"/>
          <w:bCs/>
          <w:sz w:val="24"/>
          <w:szCs w:val="24"/>
        </w:rPr>
        <w:t>.</w:t>
      </w:r>
    </w:p>
    <w:p w14:paraId="6CD95411" w14:textId="0539A1BE" w:rsidR="0044535E" w:rsidRPr="00C66065" w:rsidRDefault="0044535E" w:rsidP="00AA1391">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1.4. Improved readability: references to supporting information and revisions on manuscripts</w:t>
      </w:r>
      <w:r w:rsidR="00257BCE">
        <w:rPr>
          <w:rFonts w:ascii="Times New Roman" w:hAnsi="Times New Roman"/>
          <w:bCs/>
          <w:sz w:val="24"/>
          <w:szCs w:val="24"/>
        </w:rPr>
        <w:t>.</w:t>
      </w:r>
    </w:p>
    <w:p w14:paraId="28877FFF" w14:textId="0E435195" w:rsidR="00C66065" w:rsidRPr="0044535E" w:rsidRDefault="00C66065" w:rsidP="00AA1391">
      <w:pPr>
        <w:spacing w:line="360" w:lineRule="auto"/>
        <w:rPr>
          <w:rFonts w:ascii="Times New Roman" w:hAnsi="Times New Roman"/>
          <w:b/>
          <w:sz w:val="28"/>
          <w:szCs w:val="28"/>
        </w:rPr>
      </w:pPr>
    </w:p>
    <w:p w14:paraId="56E46081" w14:textId="72C9E004" w:rsidR="00C66065" w:rsidRPr="0044535E" w:rsidRDefault="00C66065" w:rsidP="00AA1391">
      <w:pPr>
        <w:spacing w:line="360" w:lineRule="auto"/>
        <w:rPr>
          <w:rFonts w:ascii="Times New Roman" w:hAnsi="Times New Roman"/>
          <w:b/>
          <w:sz w:val="24"/>
          <w:szCs w:val="24"/>
        </w:rPr>
      </w:pPr>
      <w:r w:rsidRPr="0044535E">
        <w:rPr>
          <w:rFonts w:ascii="Times New Roman" w:hAnsi="Times New Roman" w:hint="eastAsia"/>
          <w:b/>
          <w:sz w:val="24"/>
          <w:szCs w:val="24"/>
        </w:rPr>
        <w:t>R</w:t>
      </w:r>
      <w:r w:rsidRPr="0044535E">
        <w:rPr>
          <w:rFonts w:ascii="Times New Roman" w:hAnsi="Times New Roman"/>
          <w:b/>
          <w:sz w:val="24"/>
          <w:szCs w:val="24"/>
        </w:rPr>
        <w:t>2. Reply to reviewer 2’s comments</w:t>
      </w:r>
    </w:p>
    <w:p w14:paraId="622E2AFA" w14:textId="00EEDF3B" w:rsidR="00C66065" w:rsidRPr="00C66065" w:rsidRDefault="00C66065" w:rsidP="00AA1391">
      <w:pPr>
        <w:spacing w:line="360" w:lineRule="auto"/>
        <w:rPr>
          <w:rFonts w:ascii="Times New Roman" w:hAnsi="Times New Roman"/>
          <w:bCs/>
          <w:sz w:val="24"/>
          <w:szCs w:val="24"/>
        </w:rPr>
      </w:pPr>
      <w:r w:rsidRPr="00C66065">
        <w:rPr>
          <w:rFonts w:ascii="Times New Roman" w:hAnsi="Times New Roman" w:hint="eastAsia"/>
          <w:bCs/>
          <w:sz w:val="24"/>
          <w:szCs w:val="24"/>
        </w:rPr>
        <w:t>R</w:t>
      </w:r>
      <w:r w:rsidRPr="00C66065">
        <w:rPr>
          <w:rFonts w:ascii="Times New Roman" w:hAnsi="Times New Roman"/>
          <w:bCs/>
          <w:sz w:val="24"/>
          <w:szCs w:val="24"/>
        </w:rPr>
        <w:t xml:space="preserve">2.1. </w:t>
      </w:r>
      <w:r w:rsidR="00257BCE">
        <w:rPr>
          <w:rFonts w:ascii="Times New Roman" w:hAnsi="Times New Roman"/>
          <w:bCs/>
          <w:sz w:val="24"/>
          <w:szCs w:val="24"/>
        </w:rPr>
        <w:t xml:space="preserve">Detailed description of the </w:t>
      </w:r>
      <w:r w:rsidR="004812F3">
        <w:rPr>
          <w:rFonts w:ascii="Times New Roman" w:hAnsi="Times New Roman"/>
          <w:bCs/>
          <w:sz w:val="24"/>
          <w:szCs w:val="24"/>
        </w:rPr>
        <w:t xml:space="preserve">physical </w:t>
      </w:r>
      <w:r w:rsidR="00257BCE">
        <w:rPr>
          <w:rFonts w:ascii="Times New Roman" w:hAnsi="Times New Roman"/>
          <w:bCs/>
          <w:sz w:val="24"/>
          <w:szCs w:val="24"/>
        </w:rPr>
        <w:t>properties of near-field speckle illumination.</w:t>
      </w:r>
    </w:p>
    <w:p w14:paraId="7A4B27CE" w14:textId="4DD59A7C" w:rsidR="00C66065" w:rsidRDefault="00C66065" w:rsidP="00AA1391">
      <w:pPr>
        <w:spacing w:line="360" w:lineRule="auto"/>
        <w:rPr>
          <w:rFonts w:ascii="Times New Roman" w:hAnsi="Times New Roman"/>
          <w:bCs/>
          <w:sz w:val="24"/>
          <w:szCs w:val="24"/>
        </w:rPr>
      </w:pPr>
      <w:r w:rsidRPr="00C66065">
        <w:rPr>
          <w:rFonts w:ascii="Times New Roman" w:hAnsi="Times New Roman" w:hint="eastAsia"/>
          <w:bCs/>
          <w:sz w:val="24"/>
          <w:szCs w:val="24"/>
        </w:rPr>
        <w:t>R</w:t>
      </w:r>
      <w:r w:rsidRPr="00C66065">
        <w:rPr>
          <w:rFonts w:ascii="Times New Roman" w:hAnsi="Times New Roman"/>
          <w:bCs/>
          <w:sz w:val="24"/>
          <w:szCs w:val="24"/>
        </w:rPr>
        <w:t>2.2.</w:t>
      </w:r>
      <w:r w:rsidR="00257BCE">
        <w:rPr>
          <w:rFonts w:ascii="Times New Roman" w:hAnsi="Times New Roman"/>
          <w:bCs/>
          <w:sz w:val="24"/>
          <w:szCs w:val="24"/>
        </w:rPr>
        <w:t xml:space="preserve"> Fluorescence fluctuation dynamics created by dynamic near-field speckle illumination: intensity statistics and its implication on the spatial resolution of the final NS-SOFI image.</w:t>
      </w:r>
    </w:p>
    <w:p w14:paraId="0DD7B946" w14:textId="5E4ED96F" w:rsidR="00257BCE" w:rsidRPr="00C66065" w:rsidRDefault="00257BCE" w:rsidP="00AA1391">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 xml:space="preserve">2.3. </w:t>
      </w:r>
      <w:r w:rsidR="004812F3">
        <w:rPr>
          <w:rFonts w:ascii="Times New Roman" w:hAnsi="Times New Roman"/>
          <w:bCs/>
          <w:sz w:val="24"/>
          <w:szCs w:val="24"/>
        </w:rPr>
        <w:t>Comparative study with other imaging modalities employing near-field illuminations.</w:t>
      </w:r>
    </w:p>
    <w:p w14:paraId="2BCD10F5" w14:textId="4BC46324" w:rsidR="00C66065" w:rsidDel="00601B52" w:rsidRDefault="00C66065" w:rsidP="00AA1391">
      <w:pPr>
        <w:spacing w:line="360" w:lineRule="auto"/>
        <w:rPr>
          <w:del w:id="2" w:author="choi young" w:date="2021-12-29T13:28:00Z"/>
          <w:rFonts w:ascii="Times New Roman" w:hAnsi="Times New Roman"/>
          <w:b/>
          <w:sz w:val="24"/>
          <w:szCs w:val="24"/>
        </w:rPr>
      </w:pPr>
    </w:p>
    <w:p w14:paraId="39D264DD" w14:textId="3334F97B" w:rsidR="00EB0344" w:rsidRDefault="00EB0344" w:rsidP="00AA1391">
      <w:pPr>
        <w:spacing w:line="360" w:lineRule="auto"/>
        <w:rPr>
          <w:rFonts w:ascii="Times New Roman" w:hAnsi="Times New Roman"/>
          <w:b/>
          <w:sz w:val="28"/>
          <w:szCs w:val="28"/>
        </w:rPr>
      </w:pPr>
      <w:del w:id="3" w:author="choi young" w:date="2021-12-29T13:28:00Z">
        <w:r w:rsidDel="00601B52">
          <w:rPr>
            <w:rFonts w:ascii="Times New Roman" w:hAnsi="Times New Roman"/>
            <w:b/>
            <w:sz w:val="24"/>
            <w:szCs w:val="24"/>
          </w:rPr>
          <w:delText xml:space="preserve">R3. </w:delText>
        </w:r>
        <w:r w:rsidDel="00601B52">
          <w:rPr>
            <w:rFonts w:ascii="Times New Roman" w:hAnsi="Times New Roman" w:hint="eastAsia"/>
            <w:b/>
            <w:sz w:val="24"/>
            <w:szCs w:val="24"/>
          </w:rPr>
          <w:delText>R</w:delText>
        </w:r>
        <w:r w:rsidDel="00601B52">
          <w:rPr>
            <w:rFonts w:ascii="Times New Roman" w:hAnsi="Times New Roman"/>
            <w:b/>
            <w:sz w:val="24"/>
            <w:szCs w:val="24"/>
          </w:rPr>
          <w:delText>eferences for this response Editor</w:delText>
        </w:r>
      </w:del>
    </w:p>
    <w:p w14:paraId="4F7D1C20" w14:textId="21B4357B" w:rsidR="00C66065" w:rsidRDefault="00C66065" w:rsidP="00AA1391">
      <w:pPr>
        <w:spacing w:line="360" w:lineRule="auto"/>
        <w:rPr>
          <w:rFonts w:ascii="Times New Roman" w:hAnsi="Times New Roman"/>
          <w:b/>
          <w:sz w:val="28"/>
          <w:szCs w:val="28"/>
        </w:rPr>
      </w:pPr>
    </w:p>
    <w:p w14:paraId="1974857B" w14:textId="643078CB" w:rsidR="00C66065" w:rsidRDefault="00C66065" w:rsidP="00AA1391">
      <w:pPr>
        <w:spacing w:line="360" w:lineRule="auto"/>
        <w:rPr>
          <w:rFonts w:ascii="Times New Roman" w:hAnsi="Times New Roman"/>
          <w:b/>
          <w:sz w:val="28"/>
          <w:szCs w:val="28"/>
        </w:rPr>
      </w:pPr>
    </w:p>
    <w:p w14:paraId="3296F809" w14:textId="0B51E63E" w:rsidR="00C66065" w:rsidRDefault="00C66065" w:rsidP="00AA1391">
      <w:pPr>
        <w:spacing w:line="360" w:lineRule="auto"/>
        <w:rPr>
          <w:rFonts w:ascii="Times New Roman" w:hAnsi="Times New Roman"/>
          <w:b/>
          <w:sz w:val="28"/>
          <w:szCs w:val="28"/>
        </w:rPr>
      </w:pPr>
    </w:p>
    <w:p w14:paraId="5FFA8B66" w14:textId="0CD19EC1" w:rsidR="00C66065" w:rsidRDefault="00C66065" w:rsidP="00AA1391">
      <w:pPr>
        <w:spacing w:line="360" w:lineRule="auto"/>
        <w:rPr>
          <w:rFonts w:ascii="Times New Roman" w:hAnsi="Times New Roman"/>
          <w:b/>
          <w:sz w:val="28"/>
          <w:szCs w:val="28"/>
        </w:rPr>
      </w:pPr>
    </w:p>
    <w:p w14:paraId="60C409B5" w14:textId="3A47AF6B" w:rsidR="00C66065" w:rsidRDefault="00C66065" w:rsidP="00AA1391">
      <w:pPr>
        <w:spacing w:line="360" w:lineRule="auto"/>
        <w:rPr>
          <w:rFonts w:ascii="Times New Roman" w:hAnsi="Times New Roman"/>
          <w:b/>
          <w:sz w:val="28"/>
          <w:szCs w:val="28"/>
        </w:rPr>
      </w:pPr>
    </w:p>
    <w:p w14:paraId="6B216320" w14:textId="03E71AD4" w:rsidR="00C66065" w:rsidRDefault="00C66065" w:rsidP="00AA1391">
      <w:pPr>
        <w:spacing w:line="360" w:lineRule="auto"/>
        <w:rPr>
          <w:rFonts w:ascii="Times New Roman" w:hAnsi="Times New Roman"/>
          <w:b/>
          <w:sz w:val="28"/>
          <w:szCs w:val="28"/>
        </w:rPr>
      </w:pPr>
    </w:p>
    <w:p w14:paraId="53FCF67B" w14:textId="7B4C6181" w:rsidR="00EB0344" w:rsidRDefault="00EB0344" w:rsidP="00AA1391">
      <w:pPr>
        <w:spacing w:line="360" w:lineRule="auto"/>
        <w:rPr>
          <w:rFonts w:ascii="Times New Roman" w:hAnsi="Times New Roman"/>
          <w:b/>
          <w:sz w:val="28"/>
          <w:szCs w:val="28"/>
        </w:rPr>
      </w:pPr>
    </w:p>
    <w:p w14:paraId="3C458481" w14:textId="77777777" w:rsidR="00EB0344" w:rsidRDefault="00EB0344" w:rsidP="00AA1391">
      <w:pPr>
        <w:spacing w:line="360" w:lineRule="auto"/>
        <w:rPr>
          <w:rFonts w:ascii="Times New Roman" w:hAnsi="Times New Roman"/>
          <w:b/>
          <w:sz w:val="28"/>
          <w:szCs w:val="28"/>
        </w:rPr>
      </w:pPr>
    </w:p>
    <w:p w14:paraId="21A952DD" w14:textId="66B12CB6" w:rsidR="00917EF3" w:rsidRPr="00BA413A" w:rsidRDefault="00C66065" w:rsidP="00AA1391">
      <w:pPr>
        <w:spacing w:line="360" w:lineRule="auto"/>
        <w:rPr>
          <w:rFonts w:ascii="Times New Roman" w:hAnsi="Times New Roman"/>
          <w:sz w:val="24"/>
          <w:szCs w:val="24"/>
        </w:rPr>
      </w:pPr>
      <w:r>
        <w:rPr>
          <w:rFonts w:ascii="Times New Roman" w:hAnsi="Times New Roman"/>
          <w:b/>
          <w:bCs/>
          <w:sz w:val="24"/>
          <w:szCs w:val="24"/>
        </w:rPr>
        <w:lastRenderedPageBreak/>
        <w:t>R</w:t>
      </w:r>
      <w:r w:rsidR="00917EF3" w:rsidRPr="00BA413A">
        <w:rPr>
          <w:rFonts w:ascii="Times New Roman" w:hAnsi="Times New Roman"/>
          <w:b/>
          <w:bCs/>
          <w:sz w:val="24"/>
          <w:szCs w:val="24"/>
        </w:rPr>
        <w:t xml:space="preserve">1. </w:t>
      </w:r>
      <w:r>
        <w:rPr>
          <w:rFonts w:ascii="Times New Roman" w:hAnsi="Times New Roman"/>
          <w:b/>
          <w:sz w:val="28"/>
          <w:szCs w:val="28"/>
        </w:rPr>
        <w:t>Reply to reviewer 1’s comments</w:t>
      </w:r>
      <w:r w:rsidR="00917EF3" w:rsidRPr="00BA413A">
        <w:rPr>
          <w:rFonts w:ascii="Times New Roman" w:hAnsi="Times New Roman"/>
          <w:sz w:val="24"/>
          <w:szCs w:val="24"/>
        </w:rPr>
        <w:t xml:space="preserve"> </w:t>
      </w:r>
    </w:p>
    <w:p w14:paraId="23DEA9E3" w14:textId="514F9F8A" w:rsidR="00050557" w:rsidRDefault="00050557" w:rsidP="00050557">
      <w:pPr>
        <w:spacing w:line="360" w:lineRule="auto"/>
        <w:rPr>
          <w:rFonts w:ascii="Times New Roman" w:hAnsi="Times New Roman"/>
          <w:bCs/>
          <w:sz w:val="24"/>
          <w:szCs w:val="24"/>
        </w:rPr>
      </w:pPr>
      <w:r w:rsidRPr="00C66065">
        <w:rPr>
          <w:rFonts w:ascii="Times New Roman" w:hAnsi="Times New Roman" w:hint="eastAsia"/>
          <w:bCs/>
          <w:sz w:val="24"/>
          <w:szCs w:val="24"/>
        </w:rPr>
        <w:t>R</w:t>
      </w:r>
      <w:r w:rsidRPr="00C66065">
        <w:rPr>
          <w:rFonts w:ascii="Times New Roman" w:hAnsi="Times New Roman"/>
          <w:bCs/>
          <w:sz w:val="24"/>
          <w:szCs w:val="24"/>
        </w:rPr>
        <w:t xml:space="preserve">1.1. </w:t>
      </w:r>
      <w:r>
        <w:rPr>
          <w:rFonts w:ascii="Times New Roman" w:hAnsi="Times New Roman" w:hint="eastAsia"/>
          <w:bCs/>
          <w:sz w:val="24"/>
          <w:szCs w:val="24"/>
        </w:rPr>
        <w:t>C</w:t>
      </w:r>
      <w:r>
        <w:rPr>
          <w:rFonts w:ascii="Times New Roman" w:hAnsi="Times New Roman"/>
          <w:bCs/>
          <w:sz w:val="24"/>
          <w:szCs w:val="24"/>
        </w:rPr>
        <w:t>orrection on the intensity fluctuation trace in Fig. 1a.</w:t>
      </w:r>
    </w:p>
    <w:p w14:paraId="46931B82" w14:textId="4DDAF127" w:rsidR="00573914" w:rsidRDefault="00573914" w:rsidP="00573914">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1.1.1. Reviewer 1’s comments to be addressed</w:t>
      </w:r>
    </w:p>
    <w:p w14:paraId="76A845E0" w14:textId="39EC8A50" w:rsidR="00050557" w:rsidRDefault="00CC5E31" w:rsidP="00050557">
      <w:pPr>
        <w:spacing w:line="360" w:lineRule="auto"/>
        <w:rPr>
          <w:rFonts w:ascii="Times New Roman" w:hAnsi="Times New Roman"/>
          <w:bCs/>
          <w:sz w:val="24"/>
          <w:szCs w:val="24"/>
        </w:rPr>
      </w:pPr>
      <w:r w:rsidRPr="00CC5E31">
        <w:rPr>
          <w:rFonts w:ascii="Times New Roman" w:hAnsi="Times New Roman"/>
          <w:bCs/>
          <w:sz w:val="24"/>
          <w:szCs w:val="24"/>
          <w:u w:val="single"/>
        </w:rPr>
        <w:t>Fig. 1a</w:t>
      </w:r>
      <w:r w:rsidRPr="00CC5E31">
        <w:rPr>
          <w:rFonts w:ascii="Times New Roman" w:hAnsi="Times New Roman"/>
          <w:bCs/>
          <w:sz w:val="24"/>
          <w:szCs w:val="24"/>
        </w:rPr>
        <w:t xml:space="preserve"> </w:t>
      </w:r>
      <w:r w:rsidRPr="00CC5E31">
        <w:rPr>
          <w:rFonts w:ascii="Times New Roman" w:hAnsi="Times New Roman"/>
          <w:bCs/>
          <w:sz w:val="24"/>
          <w:szCs w:val="24"/>
          <w:u w:val="single"/>
        </w:rPr>
        <w:t>is misleading</w:t>
      </w:r>
      <w:r w:rsidRPr="00CC5E31">
        <w:rPr>
          <w:rFonts w:ascii="Times New Roman" w:hAnsi="Times New Roman"/>
          <w:bCs/>
          <w:sz w:val="24"/>
          <w:szCs w:val="24"/>
        </w:rPr>
        <w:t xml:space="preserve">. </w:t>
      </w:r>
      <w:r w:rsidRPr="00CC5E31">
        <w:rPr>
          <w:rFonts w:ascii="Times New Roman" w:hAnsi="Times New Roman"/>
          <w:bCs/>
          <w:sz w:val="24"/>
          <w:szCs w:val="24"/>
          <w:u w:val="single"/>
        </w:rPr>
        <w:t>Two emitters within a diffraction limited spot do not exhibit the same emission trace</w:t>
      </w:r>
      <w:r w:rsidRPr="00CC5E31">
        <w:rPr>
          <w:rFonts w:ascii="Times New Roman" w:hAnsi="Times New Roman"/>
          <w:bCs/>
          <w:sz w:val="24"/>
          <w:szCs w:val="24"/>
        </w:rPr>
        <w:t>. There are correlations but the traces are not identical.</w:t>
      </w:r>
    </w:p>
    <w:p w14:paraId="57C31D19" w14:textId="77777777" w:rsidR="007C685A" w:rsidRPr="00573914" w:rsidRDefault="007C685A" w:rsidP="00050557">
      <w:pPr>
        <w:spacing w:line="360" w:lineRule="auto"/>
        <w:rPr>
          <w:rFonts w:ascii="Times New Roman" w:hAnsi="Times New Roman"/>
          <w:bCs/>
          <w:sz w:val="24"/>
          <w:szCs w:val="24"/>
        </w:rPr>
      </w:pPr>
    </w:p>
    <w:p w14:paraId="0030BECA" w14:textId="12B814CC" w:rsidR="00050557" w:rsidRDefault="007C685A" w:rsidP="00050557">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1.1.2. Reply to R1.1.1.</w:t>
      </w:r>
    </w:p>
    <w:p w14:paraId="44EFDA4F" w14:textId="64B64C60" w:rsidR="007C685A" w:rsidRDefault="006C2FAA" w:rsidP="00050557">
      <w:pPr>
        <w:spacing w:line="360" w:lineRule="auto"/>
        <w:rPr>
          <w:rFonts w:ascii="Times New Roman" w:hAnsi="Times New Roman"/>
          <w:bCs/>
          <w:sz w:val="24"/>
          <w:szCs w:val="24"/>
        </w:rPr>
      </w:pPr>
      <w:del w:id="4" w:author="choi young" w:date="2021-12-29T14:44:00Z">
        <w:r w:rsidDel="006B61EF">
          <w:rPr>
            <w:rFonts w:ascii="Times New Roman" w:hAnsi="Times New Roman"/>
            <w:bCs/>
            <w:noProof/>
            <w:sz w:val="24"/>
            <w:szCs w:val="24"/>
          </w:rPr>
          <w:drawing>
            <wp:inline distT="0" distB="0" distL="0" distR="0" wp14:anchorId="50AFFF02" wp14:editId="0D8C37C8">
              <wp:extent cx="5731510" cy="3573145"/>
              <wp:effectExtent l="0" t="0" r="2540" b="8255"/>
              <wp:docPr id="20" name="그림 20"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descr="텍스트이(가) 표시된 사진&#10;&#10;자동 생성된 설명"/>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73145"/>
                      </a:xfrm>
                      <a:prstGeom prst="rect">
                        <a:avLst/>
                      </a:prstGeom>
                    </pic:spPr>
                  </pic:pic>
                </a:graphicData>
              </a:graphic>
            </wp:inline>
          </w:drawing>
        </w:r>
      </w:del>
      <w:ins w:id="5" w:author="choi young" w:date="2021-12-29T14:45:00Z">
        <w:r w:rsidR="00422D2A">
          <w:rPr>
            <w:rFonts w:ascii="Times New Roman" w:hAnsi="Times New Roman"/>
            <w:bCs/>
            <w:noProof/>
            <w:sz w:val="24"/>
            <w:szCs w:val="24"/>
          </w:rPr>
          <w:drawing>
            <wp:inline distT="0" distB="0" distL="0" distR="0" wp14:anchorId="409CEF45" wp14:editId="6110172B">
              <wp:extent cx="5731510" cy="3573780"/>
              <wp:effectExtent l="0" t="0" r="2540" b="7620"/>
              <wp:docPr id="4" name="그림 4"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descr="텍스트이(가) 표시된 사진&#10;&#10;자동 생성된 설명"/>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73780"/>
                      </a:xfrm>
                      <a:prstGeom prst="rect">
                        <a:avLst/>
                      </a:prstGeom>
                    </pic:spPr>
                  </pic:pic>
                </a:graphicData>
              </a:graphic>
            </wp:inline>
          </w:drawing>
        </w:r>
      </w:ins>
    </w:p>
    <w:p w14:paraId="4167EB94" w14:textId="5A86CF54" w:rsidR="002D6BE5" w:rsidRDefault="00715369" w:rsidP="00050557">
      <w:pPr>
        <w:spacing w:line="360" w:lineRule="auto"/>
        <w:rPr>
          <w:rFonts w:ascii="Times New Roman" w:hAnsi="Times New Roman"/>
          <w:bCs/>
          <w:sz w:val="24"/>
          <w:szCs w:val="24"/>
        </w:rPr>
      </w:pPr>
      <w:r w:rsidRPr="00CD1F78">
        <w:rPr>
          <w:rFonts w:ascii="Times New Roman" w:hAnsi="Times New Roman"/>
          <w:b/>
          <w:bCs/>
          <w:sz w:val="24"/>
          <w:szCs w:val="24"/>
        </w:rPr>
        <w:t xml:space="preserve">Fig. </w:t>
      </w:r>
      <w:r w:rsidR="006B7DBF">
        <w:rPr>
          <w:rFonts w:ascii="Times New Roman" w:hAnsi="Times New Roman"/>
          <w:b/>
          <w:bCs/>
          <w:sz w:val="24"/>
          <w:szCs w:val="24"/>
        </w:rPr>
        <w:t>R</w:t>
      </w:r>
      <w:r>
        <w:rPr>
          <w:rFonts w:ascii="Times New Roman" w:hAnsi="Times New Roman"/>
          <w:b/>
          <w:bCs/>
          <w:sz w:val="24"/>
          <w:szCs w:val="24"/>
        </w:rPr>
        <w:t>1</w:t>
      </w:r>
      <w:r w:rsidR="006B7DBF">
        <w:rPr>
          <w:rFonts w:ascii="Times New Roman" w:hAnsi="Times New Roman"/>
          <w:b/>
          <w:bCs/>
          <w:sz w:val="24"/>
          <w:szCs w:val="24"/>
        </w:rPr>
        <w:t>.</w:t>
      </w:r>
      <w:r w:rsidRPr="00CD1F78">
        <w:rPr>
          <w:rFonts w:ascii="Times New Roman" w:hAnsi="Times New Roman"/>
          <w:b/>
          <w:bCs/>
          <w:sz w:val="24"/>
          <w:szCs w:val="24"/>
        </w:rPr>
        <w:t xml:space="preserve"> </w:t>
      </w:r>
      <w:r w:rsidRPr="00CD1F78">
        <w:rPr>
          <w:rFonts w:ascii="Times New Roman" w:eastAsia="SimSun" w:hAnsi="Times New Roman"/>
          <w:b/>
          <w:bCs/>
          <w:sz w:val="24"/>
          <w:szCs w:val="24"/>
        </w:rPr>
        <w:t>Effect of subwavelength grain size of near-field speckle patterns on fluorescence fluctuation of two adjacent fluorophores.</w:t>
      </w:r>
    </w:p>
    <w:p w14:paraId="634A516B" w14:textId="2A374807" w:rsidR="002D6BE5" w:rsidRDefault="00715369" w:rsidP="00050557">
      <w:pPr>
        <w:spacing w:line="360" w:lineRule="auto"/>
        <w:rPr>
          <w:rFonts w:ascii="Times New Roman" w:hAnsi="Times New Roman"/>
          <w:bCs/>
          <w:sz w:val="24"/>
          <w:szCs w:val="24"/>
        </w:rPr>
      </w:pPr>
      <w:r>
        <w:rPr>
          <w:rFonts w:ascii="Times New Roman" w:hAnsi="Times New Roman"/>
          <w:bCs/>
          <w:sz w:val="24"/>
          <w:szCs w:val="24"/>
        </w:rPr>
        <w:tab/>
        <w:t xml:space="preserve">We are deeply grateful to reviewer’s note on the mistakenly presented fluorescence fluctuation of two fluorophores </w:t>
      </w:r>
      <w:r w:rsidR="002121BD">
        <w:rPr>
          <w:rFonts w:ascii="Times New Roman" w:hAnsi="Times New Roman"/>
          <w:bCs/>
          <w:sz w:val="24"/>
          <w:szCs w:val="24"/>
        </w:rPr>
        <w:t>exposed under</w:t>
      </w:r>
      <w:r>
        <w:rPr>
          <w:rFonts w:ascii="Times New Roman" w:hAnsi="Times New Roman"/>
          <w:bCs/>
          <w:sz w:val="24"/>
          <w:szCs w:val="24"/>
        </w:rPr>
        <w:t xml:space="preserve"> dynamic far-field speckle illumination. </w:t>
      </w:r>
      <w:r w:rsidR="006B7DBF">
        <w:rPr>
          <w:rFonts w:ascii="Times New Roman" w:hAnsi="Times New Roman"/>
          <w:bCs/>
          <w:sz w:val="24"/>
          <w:szCs w:val="24"/>
        </w:rPr>
        <w:t xml:space="preserve">By incorporating Fig. R1 </w:t>
      </w:r>
      <w:r w:rsidR="006C2FAA">
        <w:rPr>
          <w:rFonts w:ascii="Times New Roman" w:hAnsi="Times New Roman"/>
          <w:bCs/>
          <w:sz w:val="24"/>
          <w:szCs w:val="24"/>
        </w:rPr>
        <w:t>in the revised</w:t>
      </w:r>
      <w:r w:rsidR="006B7DBF">
        <w:rPr>
          <w:rFonts w:ascii="Times New Roman" w:hAnsi="Times New Roman"/>
          <w:bCs/>
          <w:sz w:val="24"/>
          <w:szCs w:val="24"/>
        </w:rPr>
        <w:t xml:space="preserve"> Fig. 1., we hope to</w:t>
      </w:r>
      <w:r>
        <w:rPr>
          <w:rFonts w:ascii="Times New Roman" w:hAnsi="Times New Roman"/>
          <w:bCs/>
          <w:sz w:val="24"/>
          <w:szCs w:val="24"/>
        </w:rPr>
        <w:t xml:space="preserve"> fix this error and to further clarify</w:t>
      </w:r>
      <w:r w:rsidR="006B7DBF">
        <w:rPr>
          <w:rFonts w:ascii="Times New Roman" w:hAnsi="Times New Roman"/>
          <w:bCs/>
          <w:sz w:val="24"/>
          <w:szCs w:val="24"/>
        </w:rPr>
        <w:t xml:space="preserve"> the description of excitation modality and</w:t>
      </w:r>
      <w:r>
        <w:rPr>
          <w:rFonts w:ascii="Times New Roman" w:hAnsi="Times New Roman"/>
          <w:bCs/>
          <w:sz w:val="24"/>
          <w:szCs w:val="24"/>
        </w:rPr>
        <w:t xml:space="preserve"> the conceptual contrast of far-field and near-field speckle-illuminated scenarios</w:t>
      </w:r>
      <w:r w:rsidR="006B7DBF">
        <w:rPr>
          <w:rFonts w:ascii="Times New Roman" w:hAnsi="Times New Roman"/>
          <w:bCs/>
          <w:sz w:val="24"/>
          <w:szCs w:val="24"/>
        </w:rPr>
        <w:t xml:space="preserve">. The full version of Fig. 1 is provided </w:t>
      </w:r>
      <w:r w:rsidR="00CB6188">
        <w:rPr>
          <w:rFonts w:ascii="Times New Roman" w:hAnsi="Times New Roman"/>
          <w:bCs/>
          <w:sz w:val="24"/>
          <w:szCs w:val="24"/>
        </w:rPr>
        <w:t>below</w:t>
      </w:r>
      <w:r w:rsidR="006B7DBF">
        <w:rPr>
          <w:rFonts w:ascii="Times New Roman" w:hAnsi="Times New Roman"/>
          <w:bCs/>
          <w:sz w:val="24"/>
          <w:szCs w:val="24"/>
        </w:rPr>
        <w:t>:</w:t>
      </w:r>
    </w:p>
    <w:p w14:paraId="7DF8668E" w14:textId="611E990D" w:rsidR="002D6BE5" w:rsidRDefault="00CB6188" w:rsidP="00050557">
      <w:pPr>
        <w:spacing w:line="360" w:lineRule="auto"/>
        <w:rPr>
          <w:rFonts w:ascii="Times New Roman" w:hAnsi="Times New Roman"/>
          <w:bCs/>
          <w:sz w:val="24"/>
          <w:szCs w:val="24"/>
        </w:rPr>
      </w:pPr>
      <w:del w:id="6" w:author="choi young" w:date="2021-12-29T14:44:00Z">
        <w:r w:rsidDel="006B61EF">
          <w:rPr>
            <w:rFonts w:ascii="Times New Roman" w:hAnsi="Times New Roman"/>
            <w:bCs/>
            <w:noProof/>
            <w:sz w:val="24"/>
            <w:szCs w:val="24"/>
          </w:rPr>
          <w:lastRenderedPageBreak/>
          <w:drawing>
            <wp:inline distT="0" distB="0" distL="0" distR="0" wp14:anchorId="13A8364B" wp14:editId="071DBC39">
              <wp:extent cx="5731510" cy="6005830"/>
              <wp:effectExtent l="0" t="0" r="2540" b="0"/>
              <wp:docPr id="119" name="그림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1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005830"/>
                      </a:xfrm>
                      <a:prstGeom prst="rect">
                        <a:avLst/>
                      </a:prstGeom>
                    </pic:spPr>
                  </pic:pic>
                </a:graphicData>
              </a:graphic>
            </wp:inline>
          </w:drawing>
        </w:r>
      </w:del>
      <w:ins w:id="7" w:author="choi young" w:date="2021-12-29T14:44:00Z">
        <w:r w:rsidR="006B61EF">
          <w:rPr>
            <w:rFonts w:ascii="Times New Roman" w:hAnsi="Times New Roman"/>
            <w:bCs/>
            <w:noProof/>
            <w:sz w:val="24"/>
            <w:szCs w:val="24"/>
          </w:rPr>
          <w:drawing>
            <wp:inline distT="0" distB="0" distL="0" distR="0" wp14:anchorId="6DE26CA6" wp14:editId="16F03BA8">
              <wp:extent cx="5731510" cy="6002655"/>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002655"/>
                      </a:xfrm>
                      <a:prstGeom prst="rect">
                        <a:avLst/>
                      </a:prstGeom>
                    </pic:spPr>
                  </pic:pic>
                </a:graphicData>
              </a:graphic>
            </wp:inline>
          </w:drawing>
        </w:r>
      </w:ins>
    </w:p>
    <w:p w14:paraId="54AD9B76" w14:textId="77777777" w:rsidR="00422D2A" w:rsidRPr="00CD1F78" w:rsidRDefault="00CB6188" w:rsidP="00422D2A">
      <w:pPr>
        <w:spacing w:line="360" w:lineRule="auto"/>
        <w:rPr>
          <w:ins w:id="8" w:author="choi young" w:date="2021-12-29T14:47:00Z"/>
          <w:rFonts w:ascii="Times New Roman" w:eastAsiaTheme="minorEastAsia" w:hAnsi="Times New Roman"/>
          <w:sz w:val="24"/>
          <w:szCs w:val="24"/>
        </w:rPr>
      </w:pPr>
      <w:r>
        <w:rPr>
          <w:rFonts w:ascii="Times New Roman" w:hAnsi="Times New Roman"/>
          <w:b/>
          <w:bCs/>
          <w:sz w:val="24"/>
          <w:szCs w:val="24"/>
        </w:rPr>
        <w:t xml:space="preserve">(Revised) </w:t>
      </w:r>
      <w:bookmarkStart w:id="9" w:name="_Hlk91623912"/>
      <w:ins w:id="10" w:author="choi young" w:date="2021-12-29T14:47:00Z">
        <w:r w:rsidR="00422D2A" w:rsidRPr="00422D2A">
          <w:rPr>
            <w:rFonts w:ascii="Times New Roman" w:hAnsi="Times New Roman"/>
            <w:b/>
            <w:bCs/>
            <w:sz w:val="24"/>
            <w:szCs w:val="24"/>
            <w:rPrChange w:id="11" w:author="choi young" w:date="2021-12-29T14:47:00Z">
              <w:rPr>
                <w:rFonts w:ascii="Times New Roman" w:hAnsi="Times New Roman"/>
                <w:b/>
                <w:bCs/>
                <w:sz w:val="24"/>
                <w:szCs w:val="24"/>
                <w:highlight w:val="yellow"/>
              </w:rPr>
            </w:rPrChange>
          </w:rPr>
          <w:t xml:space="preserve">Fig. 1. </w:t>
        </w:r>
        <w:r w:rsidR="00422D2A" w:rsidRPr="00422D2A">
          <w:rPr>
            <w:rFonts w:ascii="Times New Roman" w:eastAsia="SimSun" w:hAnsi="Times New Roman"/>
            <w:b/>
            <w:bCs/>
            <w:sz w:val="24"/>
            <w:szCs w:val="24"/>
            <w:rPrChange w:id="12" w:author="choi young" w:date="2021-12-29T14:47:00Z">
              <w:rPr>
                <w:rFonts w:ascii="Times New Roman" w:eastAsia="SimSun" w:hAnsi="Times New Roman"/>
                <w:b/>
                <w:bCs/>
                <w:sz w:val="24"/>
                <w:szCs w:val="24"/>
                <w:highlight w:val="yellow"/>
              </w:rPr>
            </w:rPrChange>
          </w:rPr>
          <w:t>Dynamic near-field speckle illumination for NS-SOFI imaging experiment.</w:t>
        </w:r>
        <w:r w:rsidR="00422D2A" w:rsidRPr="00422D2A">
          <w:rPr>
            <w:rFonts w:ascii="Times New Roman" w:eastAsia="SimSun" w:hAnsi="Times New Roman"/>
            <w:sz w:val="24"/>
            <w:szCs w:val="24"/>
            <w:rPrChange w:id="13"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SimSun" w:hAnsi="Times New Roman"/>
            <w:b/>
            <w:bCs/>
            <w:sz w:val="24"/>
            <w:szCs w:val="24"/>
            <w:rPrChange w:id="14" w:author="choi young" w:date="2021-12-29T14:47:00Z">
              <w:rPr>
                <w:rFonts w:ascii="Times New Roman" w:eastAsia="SimSun" w:hAnsi="Times New Roman"/>
                <w:b/>
                <w:bCs/>
                <w:sz w:val="24"/>
                <w:szCs w:val="24"/>
                <w:highlight w:val="yellow"/>
              </w:rPr>
            </w:rPrChange>
          </w:rPr>
          <w:t>a, b</w:t>
        </w:r>
        <w:r w:rsidR="00422D2A" w:rsidRPr="00422D2A">
          <w:rPr>
            <w:rFonts w:ascii="Times New Roman" w:eastAsia="SimSun" w:hAnsi="Times New Roman"/>
            <w:sz w:val="24"/>
            <w:szCs w:val="24"/>
            <w:rPrChange w:id="15" w:author="choi young" w:date="2021-12-29T14:47:00Z">
              <w:rPr>
                <w:rFonts w:ascii="Times New Roman" w:eastAsia="SimSun" w:hAnsi="Times New Roman"/>
                <w:sz w:val="24"/>
                <w:szCs w:val="24"/>
                <w:highlight w:val="yellow"/>
              </w:rPr>
            </w:rPrChange>
          </w:rPr>
          <w:t xml:space="preserve">. Two independent fluorophores are assumed to be separated within </w:t>
        </w:r>
        <w:proofErr w:type="spellStart"/>
        <w:r w:rsidR="00422D2A" w:rsidRPr="00422D2A">
          <w:rPr>
            <w:rFonts w:ascii="Times New Roman" w:eastAsia="SimSun" w:hAnsi="Times New Roman"/>
            <w:sz w:val="24"/>
            <w:szCs w:val="24"/>
            <w:rPrChange w:id="16" w:author="choi young" w:date="2021-12-29T14:47:00Z">
              <w:rPr>
                <w:rFonts w:ascii="Times New Roman" w:eastAsia="SimSun" w:hAnsi="Times New Roman"/>
                <w:sz w:val="24"/>
                <w:szCs w:val="24"/>
                <w:highlight w:val="yellow"/>
              </w:rPr>
            </w:rPrChange>
          </w:rPr>
          <w:t>subdiffraction</w:t>
        </w:r>
        <w:proofErr w:type="spellEnd"/>
        <w:r w:rsidR="00422D2A" w:rsidRPr="00422D2A">
          <w:rPr>
            <w:rFonts w:ascii="Times New Roman" w:eastAsia="SimSun" w:hAnsi="Times New Roman"/>
            <w:sz w:val="24"/>
            <w:szCs w:val="24"/>
            <w:rPrChange w:id="17" w:author="choi young" w:date="2021-12-29T14:47:00Z">
              <w:rPr>
                <w:rFonts w:ascii="Times New Roman" w:eastAsia="SimSun" w:hAnsi="Times New Roman"/>
                <w:sz w:val="24"/>
                <w:szCs w:val="24"/>
                <w:highlight w:val="yellow"/>
              </w:rPr>
            </w:rPrChange>
          </w:rPr>
          <w:t xml:space="preserve"> distance under dynamic speckle illumination in the far- (</w:t>
        </w:r>
        <w:r w:rsidR="00422D2A" w:rsidRPr="00422D2A">
          <w:rPr>
            <w:rFonts w:ascii="Times New Roman" w:eastAsia="SimSun" w:hAnsi="Times New Roman"/>
            <w:b/>
            <w:bCs/>
            <w:sz w:val="24"/>
            <w:szCs w:val="24"/>
            <w:rPrChange w:id="18" w:author="choi young" w:date="2021-12-29T14:47:00Z">
              <w:rPr>
                <w:rFonts w:ascii="Times New Roman" w:eastAsia="SimSun" w:hAnsi="Times New Roman"/>
                <w:b/>
                <w:bCs/>
                <w:sz w:val="24"/>
                <w:szCs w:val="24"/>
                <w:highlight w:val="yellow"/>
              </w:rPr>
            </w:rPrChange>
          </w:rPr>
          <w:t>a</w:t>
        </w:r>
        <w:r w:rsidR="00422D2A" w:rsidRPr="00422D2A">
          <w:rPr>
            <w:rFonts w:ascii="Times New Roman" w:eastAsia="SimSun" w:hAnsi="Times New Roman"/>
            <w:sz w:val="24"/>
            <w:szCs w:val="24"/>
            <w:rPrChange w:id="19" w:author="choi young" w:date="2021-12-29T14:47:00Z">
              <w:rPr>
                <w:rFonts w:ascii="Times New Roman" w:eastAsia="SimSun" w:hAnsi="Times New Roman"/>
                <w:sz w:val="24"/>
                <w:szCs w:val="24"/>
                <w:highlight w:val="yellow"/>
              </w:rPr>
            </w:rPrChange>
          </w:rPr>
          <w:t>) and near-field (</w:t>
        </w:r>
        <w:r w:rsidR="00422D2A" w:rsidRPr="00422D2A">
          <w:rPr>
            <w:rFonts w:ascii="Times New Roman" w:eastAsia="SimSun" w:hAnsi="Times New Roman"/>
            <w:b/>
            <w:bCs/>
            <w:sz w:val="24"/>
            <w:szCs w:val="24"/>
            <w:rPrChange w:id="20" w:author="choi young" w:date="2021-12-29T14:47:00Z">
              <w:rPr>
                <w:rFonts w:ascii="Times New Roman" w:eastAsia="SimSun" w:hAnsi="Times New Roman"/>
                <w:b/>
                <w:bCs/>
                <w:sz w:val="24"/>
                <w:szCs w:val="24"/>
                <w:highlight w:val="yellow"/>
              </w:rPr>
            </w:rPrChange>
          </w:rPr>
          <w:t>b</w:t>
        </w:r>
        <w:r w:rsidR="00422D2A" w:rsidRPr="00422D2A">
          <w:rPr>
            <w:rFonts w:ascii="Times New Roman" w:eastAsia="SimSun" w:hAnsi="Times New Roman"/>
            <w:sz w:val="24"/>
            <w:szCs w:val="24"/>
            <w:rPrChange w:id="21" w:author="choi young" w:date="2021-12-29T14:47:00Z">
              <w:rPr>
                <w:rFonts w:ascii="Times New Roman" w:eastAsia="SimSun" w:hAnsi="Times New Roman"/>
                <w:sz w:val="24"/>
                <w:szCs w:val="24"/>
                <w:highlight w:val="yellow"/>
              </w:rPr>
            </w:rPrChange>
          </w:rPr>
          <w:t xml:space="preserve">). Examples of fluorescence intensity fluctuation </w:t>
        </w:r>
        <w:r w:rsidR="00422D2A" w:rsidRPr="00422D2A">
          <w:rPr>
            <w:rFonts w:ascii="Times New Roman" w:eastAsiaTheme="minorEastAsia" w:hAnsi="Times New Roman"/>
            <w:sz w:val="24"/>
            <w:szCs w:val="24"/>
            <w:rPrChange w:id="22" w:author="choi young" w:date="2021-12-29T14:47:00Z">
              <w:rPr>
                <w:rFonts w:ascii="Times New Roman" w:eastAsiaTheme="minorEastAsia" w:hAnsi="Times New Roman"/>
                <w:sz w:val="24"/>
                <w:szCs w:val="24"/>
                <w:highlight w:val="yellow"/>
              </w:rPr>
            </w:rPrChange>
          </w:rPr>
          <w:t>trace</w:t>
        </w:r>
        <w:r w:rsidR="00422D2A" w:rsidRPr="00422D2A">
          <w:rPr>
            <w:rFonts w:ascii="Times New Roman" w:eastAsia="SimSun" w:hAnsi="Times New Roman"/>
            <w:sz w:val="24"/>
            <w:szCs w:val="24"/>
            <w:rPrChange w:id="23" w:author="choi young" w:date="2021-12-29T14:47:00Z">
              <w:rPr>
                <w:rFonts w:ascii="Times New Roman" w:eastAsia="SimSun" w:hAnsi="Times New Roman"/>
                <w:sz w:val="24"/>
                <w:szCs w:val="24"/>
                <w:highlight w:val="yellow"/>
              </w:rPr>
            </w:rPrChange>
          </w:rPr>
          <w:t xml:space="preserve"> </w:t>
        </w:r>
      </w:ins>
      <m:oMath>
        <m:r>
          <w:ins w:id="24" w:author="choi young" w:date="2021-12-29T14:47:00Z">
            <w:rPr>
              <w:rFonts w:ascii="Cambria Math" w:eastAsiaTheme="minorEastAsia" w:hAnsi="Cambria Math"/>
              <w:sz w:val="24"/>
              <w:szCs w:val="24"/>
              <w:rPrChange w:id="25" w:author="choi young" w:date="2021-12-29T14:47:00Z">
                <w:rPr>
                  <w:rFonts w:ascii="Cambria Math" w:eastAsiaTheme="minorEastAsia" w:hAnsi="Cambria Math"/>
                  <w:sz w:val="24"/>
                  <w:szCs w:val="24"/>
                  <w:highlight w:val="yellow"/>
                </w:rPr>
              </w:rPrChange>
            </w:rPr>
            <m:t>I(</m:t>
          </w:ins>
        </m:r>
        <m:r>
          <w:ins w:id="26" w:author="choi young" w:date="2021-12-29T14:47:00Z">
            <m:rPr>
              <m:sty m:val="bi"/>
            </m:rPr>
            <w:rPr>
              <w:rFonts w:ascii="Cambria Math" w:eastAsiaTheme="minorEastAsia" w:hAnsi="Cambria Math"/>
              <w:sz w:val="24"/>
              <w:szCs w:val="24"/>
              <w:rPrChange w:id="27" w:author="choi young" w:date="2021-12-29T14:47:00Z">
                <w:rPr>
                  <w:rFonts w:ascii="Cambria Math" w:eastAsiaTheme="minorEastAsia" w:hAnsi="Cambria Math"/>
                  <w:sz w:val="24"/>
                  <w:szCs w:val="24"/>
                  <w:highlight w:val="yellow"/>
                </w:rPr>
              </w:rPrChange>
            </w:rPr>
            <m:t>r</m:t>
          </w:ins>
        </m:r>
        <m:r>
          <w:ins w:id="28" w:author="choi young" w:date="2021-12-29T14:47:00Z">
            <w:rPr>
              <w:rFonts w:ascii="Cambria Math" w:eastAsiaTheme="minorEastAsia" w:hAnsi="Cambria Math"/>
              <w:sz w:val="24"/>
              <w:szCs w:val="24"/>
              <w:rPrChange w:id="29" w:author="choi young" w:date="2021-12-29T14:47:00Z">
                <w:rPr>
                  <w:rFonts w:ascii="Cambria Math" w:eastAsiaTheme="minorEastAsia" w:hAnsi="Cambria Math"/>
                  <w:sz w:val="24"/>
                  <w:szCs w:val="24"/>
                  <w:highlight w:val="yellow"/>
                </w:rPr>
              </w:rPrChange>
            </w:rPr>
            <m:t>,t)</m:t>
          </w:ins>
        </m:r>
      </m:oMath>
      <w:ins w:id="30" w:author="choi young" w:date="2021-12-29T14:47:00Z">
        <w:r w:rsidR="00422D2A" w:rsidRPr="00422D2A">
          <w:rPr>
            <w:rFonts w:ascii="Times New Roman" w:eastAsiaTheme="minorEastAsia" w:hAnsi="Times New Roman"/>
            <w:sz w:val="24"/>
            <w:szCs w:val="24"/>
            <w:rPrChange w:id="31" w:author="choi young" w:date="2021-12-29T14:47:00Z">
              <w:rPr>
                <w:rFonts w:ascii="Times New Roman" w:eastAsiaTheme="minorEastAsia" w:hAnsi="Times New Roman"/>
                <w:sz w:val="24"/>
                <w:szCs w:val="24"/>
                <w:highlight w:val="yellow"/>
              </w:rPr>
            </w:rPrChange>
          </w:rPr>
          <w:t xml:space="preserve"> measured during 300 frames of dynamic speckle illumination sampled at the locations of the two fluorophores and their midpoint. In contrast to far-field speckles (</w:t>
        </w:r>
        <w:r w:rsidR="00422D2A" w:rsidRPr="00422D2A">
          <w:rPr>
            <w:rFonts w:ascii="Times New Roman" w:eastAsiaTheme="minorEastAsia" w:hAnsi="Times New Roman"/>
            <w:b/>
            <w:bCs/>
            <w:sz w:val="24"/>
            <w:szCs w:val="24"/>
            <w:rPrChange w:id="32" w:author="choi young" w:date="2021-12-29T14:47:00Z">
              <w:rPr>
                <w:rFonts w:ascii="Times New Roman" w:eastAsiaTheme="minorEastAsia" w:hAnsi="Times New Roman"/>
                <w:b/>
                <w:bCs/>
                <w:sz w:val="24"/>
                <w:szCs w:val="24"/>
                <w:highlight w:val="yellow"/>
              </w:rPr>
            </w:rPrChange>
          </w:rPr>
          <w:t>a</w:t>
        </w:r>
        <w:r w:rsidR="00422D2A" w:rsidRPr="00422D2A">
          <w:rPr>
            <w:rFonts w:ascii="Times New Roman" w:eastAsiaTheme="minorEastAsia" w:hAnsi="Times New Roman"/>
            <w:sz w:val="24"/>
            <w:szCs w:val="24"/>
            <w:rPrChange w:id="33" w:author="choi young" w:date="2021-12-29T14:47:00Z">
              <w:rPr>
                <w:rFonts w:ascii="Times New Roman" w:eastAsiaTheme="minorEastAsia" w:hAnsi="Times New Roman"/>
                <w:sz w:val="24"/>
                <w:szCs w:val="24"/>
                <w:highlight w:val="yellow"/>
              </w:rPr>
            </w:rPrChange>
          </w:rPr>
          <w:t>),</w:t>
        </w:r>
        <w:r w:rsidR="00422D2A" w:rsidRPr="00422D2A">
          <w:rPr>
            <w:rFonts w:ascii="Times New Roman" w:eastAsia="SimSun" w:hAnsi="Times New Roman"/>
            <w:sz w:val="24"/>
            <w:szCs w:val="24"/>
            <w:rPrChange w:id="34"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35" w:author="choi young" w:date="2021-12-29T14:47:00Z">
              <w:rPr>
                <w:rFonts w:ascii="Times New Roman" w:eastAsiaTheme="minorEastAsia" w:hAnsi="Times New Roman"/>
                <w:sz w:val="24"/>
                <w:szCs w:val="24"/>
                <w:highlight w:val="yellow"/>
              </w:rPr>
            </w:rPrChange>
          </w:rPr>
          <w:t>dynamic</w:t>
        </w:r>
        <w:r w:rsidR="00422D2A" w:rsidRPr="00422D2A">
          <w:rPr>
            <w:rFonts w:ascii="Times New Roman" w:eastAsia="SimSun" w:hAnsi="Times New Roman"/>
            <w:sz w:val="24"/>
            <w:szCs w:val="24"/>
            <w:rPrChange w:id="36"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37" w:author="choi young" w:date="2021-12-29T14:47:00Z">
              <w:rPr>
                <w:rFonts w:ascii="Times New Roman" w:eastAsiaTheme="minorEastAsia" w:hAnsi="Times New Roman"/>
                <w:sz w:val="24"/>
                <w:szCs w:val="24"/>
                <w:highlight w:val="yellow"/>
              </w:rPr>
            </w:rPrChange>
          </w:rPr>
          <w:t>near-field</w:t>
        </w:r>
        <w:r w:rsidR="00422D2A" w:rsidRPr="00422D2A">
          <w:rPr>
            <w:rFonts w:ascii="Times New Roman" w:eastAsia="SimSun" w:hAnsi="Times New Roman"/>
            <w:sz w:val="24"/>
            <w:szCs w:val="24"/>
            <w:rPrChange w:id="38"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39" w:author="choi young" w:date="2021-12-29T14:47:00Z">
              <w:rPr>
                <w:rFonts w:ascii="Times New Roman" w:eastAsiaTheme="minorEastAsia" w:hAnsi="Times New Roman"/>
                <w:sz w:val="24"/>
                <w:szCs w:val="24"/>
                <w:highlight w:val="yellow"/>
              </w:rPr>
            </w:rPrChange>
          </w:rPr>
          <w:t>speckle</w:t>
        </w:r>
        <w:r w:rsidR="00422D2A" w:rsidRPr="00422D2A">
          <w:rPr>
            <w:rFonts w:ascii="Times New Roman" w:eastAsia="SimSun" w:hAnsi="Times New Roman"/>
            <w:sz w:val="24"/>
            <w:szCs w:val="24"/>
            <w:rPrChange w:id="40"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41" w:author="choi young" w:date="2021-12-29T14:47:00Z">
              <w:rPr>
                <w:rFonts w:ascii="Times New Roman" w:eastAsiaTheme="minorEastAsia" w:hAnsi="Times New Roman"/>
                <w:sz w:val="24"/>
                <w:szCs w:val="24"/>
                <w:highlight w:val="yellow"/>
              </w:rPr>
            </w:rPrChange>
          </w:rPr>
          <w:t>illumination (</w:t>
        </w:r>
        <w:r w:rsidR="00422D2A" w:rsidRPr="00422D2A">
          <w:rPr>
            <w:rFonts w:ascii="Times New Roman" w:eastAsiaTheme="minorEastAsia" w:hAnsi="Times New Roman"/>
            <w:b/>
            <w:bCs/>
            <w:sz w:val="24"/>
            <w:szCs w:val="24"/>
            <w:rPrChange w:id="42" w:author="choi young" w:date="2021-12-29T14:47:00Z">
              <w:rPr>
                <w:rFonts w:ascii="Times New Roman" w:eastAsiaTheme="minorEastAsia" w:hAnsi="Times New Roman"/>
                <w:b/>
                <w:bCs/>
                <w:sz w:val="24"/>
                <w:szCs w:val="24"/>
                <w:highlight w:val="yellow"/>
              </w:rPr>
            </w:rPrChange>
          </w:rPr>
          <w:t>b</w:t>
        </w:r>
        <w:r w:rsidR="00422D2A" w:rsidRPr="00422D2A">
          <w:rPr>
            <w:rFonts w:ascii="Times New Roman" w:eastAsiaTheme="minorEastAsia" w:hAnsi="Times New Roman"/>
            <w:sz w:val="24"/>
            <w:szCs w:val="24"/>
            <w:rPrChange w:id="43" w:author="choi young" w:date="2021-12-29T14:47:00Z">
              <w:rPr>
                <w:rFonts w:ascii="Times New Roman" w:eastAsiaTheme="minorEastAsia" w:hAnsi="Times New Roman"/>
                <w:sz w:val="24"/>
                <w:szCs w:val="24"/>
                <w:highlight w:val="yellow"/>
              </w:rPr>
            </w:rPrChange>
          </w:rPr>
          <w:t>)</w:t>
        </w:r>
        <w:r w:rsidR="00422D2A" w:rsidRPr="00422D2A">
          <w:rPr>
            <w:rFonts w:ascii="Times New Roman" w:eastAsia="SimSun" w:hAnsi="Times New Roman"/>
            <w:sz w:val="24"/>
            <w:szCs w:val="24"/>
            <w:rPrChange w:id="44"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45" w:author="choi young" w:date="2021-12-29T14:47:00Z">
              <w:rPr>
                <w:rFonts w:ascii="Times New Roman" w:eastAsiaTheme="minorEastAsia" w:hAnsi="Times New Roman"/>
                <w:sz w:val="24"/>
                <w:szCs w:val="24"/>
                <w:highlight w:val="yellow"/>
              </w:rPr>
            </w:rPrChange>
          </w:rPr>
          <w:t>of</w:t>
        </w:r>
        <w:r w:rsidR="00422D2A" w:rsidRPr="00422D2A">
          <w:rPr>
            <w:rFonts w:ascii="Times New Roman" w:eastAsia="SimSun" w:hAnsi="Times New Roman"/>
            <w:sz w:val="24"/>
            <w:szCs w:val="24"/>
            <w:rPrChange w:id="46"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47" w:author="choi young" w:date="2021-12-29T14:47:00Z">
              <w:rPr>
                <w:rFonts w:ascii="Times New Roman" w:eastAsiaTheme="minorEastAsia" w:hAnsi="Times New Roman"/>
                <w:sz w:val="24"/>
                <w:szCs w:val="24"/>
                <w:highlight w:val="yellow"/>
              </w:rPr>
            </w:rPrChange>
          </w:rPr>
          <w:t>subwavelength grain size</w:t>
        </w:r>
        <w:r w:rsidR="00422D2A" w:rsidRPr="00422D2A">
          <w:rPr>
            <w:rFonts w:ascii="Times New Roman" w:eastAsia="SimSun" w:hAnsi="Times New Roman"/>
            <w:sz w:val="24"/>
            <w:szCs w:val="24"/>
            <w:rPrChange w:id="48" w:author="choi young" w:date="2021-12-29T14:47:00Z">
              <w:rPr>
                <w:rFonts w:ascii="Times New Roman" w:eastAsia="SimSun" w:hAnsi="Times New Roman"/>
                <w:sz w:val="24"/>
                <w:szCs w:val="24"/>
                <w:highlight w:val="yellow"/>
              </w:rPr>
            </w:rPrChange>
          </w:rPr>
          <w:t xml:space="preserve"> produce</w:t>
        </w:r>
        <w:r w:rsidR="00422D2A" w:rsidRPr="00422D2A">
          <w:rPr>
            <w:rFonts w:ascii="Times New Roman" w:eastAsiaTheme="minorEastAsia" w:hAnsi="Times New Roman"/>
            <w:sz w:val="24"/>
            <w:szCs w:val="24"/>
            <w:rPrChange w:id="49" w:author="choi young" w:date="2021-12-29T14:47:00Z">
              <w:rPr>
                <w:rFonts w:ascii="Times New Roman" w:eastAsiaTheme="minorEastAsia" w:hAnsi="Times New Roman"/>
                <w:sz w:val="24"/>
                <w:szCs w:val="24"/>
                <w:highlight w:val="yellow"/>
              </w:rPr>
            </w:rPrChange>
          </w:rPr>
          <w:t>s</w:t>
        </w:r>
        <w:r w:rsidR="00422D2A" w:rsidRPr="00422D2A">
          <w:rPr>
            <w:rFonts w:ascii="Times New Roman" w:eastAsia="SimSun" w:hAnsi="Times New Roman"/>
            <w:sz w:val="24"/>
            <w:szCs w:val="24"/>
            <w:rPrChange w:id="50"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51" w:author="choi young" w:date="2021-12-29T14:47:00Z">
              <w:rPr>
                <w:rFonts w:ascii="Times New Roman" w:eastAsiaTheme="minorEastAsia" w:hAnsi="Times New Roman"/>
                <w:sz w:val="24"/>
                <w:szCs w:val="24"/>
                <w:highlight w:val="yellow"/>
              </w:rPr>
            </w:rPrChange>
          </w:rPr>
          <w:t>independent fluctuation of two fluorophores favorable for SOFI processing</w:t>
        </w:r>
        <w:r w:rsidR="00422D2A" w:rsidRPr="00422D2A">
          <w:rPr>
            <w:rFonts w:ascii="Times New Roman" w:eastAsia="SimSun" w:hAnsi="Times New Roman"/>
            <w:sz w:val="24"/>
            <w:szCs w:val="24"/>
            <w:rPrChange w:id="52"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53" w:author="choi young" w:date="2021-12-29T14:47:00Z">
              <w:rPr>
                <w:rFonts w:ascii="Times New Roman" w:eastAsiaTheme="minorEastAsia" w:hAnsi="Times New Roman"/>
                <w:sz w:val="24"/>
                <w:szCs w:val="24"/>
                <w:highlight w:val="yellow"/>
              </w:rPr>
            </w:rPrChange>
          </w:rPr>
          <w:t>Here,</w:t>
        </w:r>
        <w:r w:rsidR="00422D2A" w:rsidRPr="00422D2A">
          <w:rPr>
            <w:rFonts w:ascii="Times New Roman" w:eastAsia="SimSun" w:hAnsi="Times New Roman"/>
            <w:sz w:val="24"/>
            <w:szCs w:val="24"/>
            <w:rPrChange w:id="54"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55" w:author="choi young" w:date="2021-12-29T14:47:00Z">
              <w:rPr>
                <w:rFonts w:ascii="Times New Roman" w:eastAsiaTheme="minorEastAsia" w:hAnsi="Times New Roman"/>
                <w:sz w:val="24"/>
                <w:szCs w:val="24"/>
                <w:highlight w:val="yellow"/>
              </w:rPr>
            </w:rPrChange>
          </w:rPr>
          <w:t>the</w:t>
        </w:r>
        <w:r w:rsidR="00422D2A" w:rsidRPr="00422D2A">
          <w:rPr>
            <w:rFonts w:ascii="Times New Roman" w:eastAsia="SimSun" w:hAnsi="Times New Roman"/>
            <w:sz w:val="24"/>
            <w:szCs w:val="24"/>
            <w:rPrChange w:id="56"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57" w:author="choi young" w:date="2021-12-29T14:47:00Z">
              <w:rPr>
                <w:rFonts w:ascii="Times New Roman" w:eastAsiaTheme="minorEastAsia" w:hAnsi="Times New Roman"/>
                <w:sz w:val="24"/>
                <w:szCs w:val="24"/>
                <w:highlight w:val="yellow"/>
              </w:rPr>
            </w:rPrChange>
          </w:rPr>
          <w:t>transparent</w:t>
        </w:r>
        <w:r w:rsidR="00422D2A" w:rsidRPr="00422D2A">
          <w:rPr>
            <w:rFonts w:ascii="Times New Roman" w:eastAsia="SimSun" w:hAnsi="Times New Roman"/>
            <w:sz w:val="24"/>
            <w:szCs w:val="24"/>
            <w:rPrChange w:id="58"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59" w:author="choi young" w:date="2021-12-29T14:47:00Z">
              <w:rPr>
                <w:rFonts w:ascii="Times New Roman" w:eastAsiaTheme="minorEastAsia" w:hAnsi="Times New Roman"/>
                <w:sz w:val="24"/>
                <w:szCs w:val="24"/>
                <w:highlight w:val="yellow"/>
              </w:rPr>
            </w:rPrChange>
          </w:rPr>
          <w:t>Gaussian</w:t>
        </w:r>
        <w:r w:rsidR="00422D2A" w:rsidRPr="00422D2A">
          <w:rPr>
            <w:rFonts w:ascii="Times New Roman" w:eastAsia="SimSun" w:hAnsi="Times New Roman"/>
            <w:sz w:val="24"/>
            <w:szCs w:val="24"/>
            <w:rPrChange w:id="60"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61" w:author="choi young" w:date="2021-12-29T14:47:00Z">
              <w:rPr>
                <w:rFonts w:ascii="Times New Roman" w:eastAsiaTheme="minorEastAsia" w:hAnsi="Times New Roman"/>
                <w:sz w:val="24"/>
                <w:szCs w:val="24"/>
                <w:highlight w:val="yellow"/>
              </w:rPr>
            </w:rPrChange>
          </w:rPr>
          <w:t>lobes assigned to each fluorophore represent the scale of the point</w:t>
        </w:r>
        <w:r w:rsidR="00422D2A" w:rsidRPr="00422D2A">
          <w:rPr>
            <w:rFonts w:ascii="Times New Roman" w:eastAsia="SimSun" w:hAnsi="Times New Roman"/>
            <w:sz w:val="24"/>
            <w:szCs w:val="24"/>
            <w:rPrChange w:id="62"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63" w:author="choi young" w:date="2021-12-29T14:47:00Z">
              <w:rPr>
                <w:rFonts w:ascii="Times New Roman" w:eastAsiaTheme="minorEastAsia" w:hAnsi="Times New Roman"/>
                <w:sz w:val="24"/>
                <w:szCs w:val="24"/>
                <w:highlight w:val="yellow"/>
              </w:rPr>
            </w:rPrChange>
          </w:rPr>
          <w:t>spread functions of the base fluorescence detection imaging system.</w:t>
        </w:r>
        <w:r w:rsidR="00422D2A" w:rsidRPr="00422D2A">
          <w:rPr>
            <w:rFonts w:ascii="Times New Roman" w:eastAsiaTheme="minorEastAsia" w:hAnsi="Times New Roman"/>
            <w:sz w:val="24"/>
            <w:szCs w:val="24"/>
          </w:rPr>
          <w:t xml:space="preserve"> </w:t>
        </w:r>
        <w:r w:rsidR="00422D2A" w:rsidRPr="00422D2A">
          <w:rPr>
            <w:rFonts w:ascii="Times New Roman" w:eastAsia="SimSun" w:hAnsi="Times New Roman"/>
            <w:b/>
            <w:bCs/>
            <w:sz w:val="24"/>
            <w:szCs w:val="24"/>
            <w:rPrChange w:id="64" w:author="choi young" w:date="2021-12-29T14:47:00Z">
              <w:rPr>
                <w:rFonts w:ascii="Times New Roman" w:eastAsia="SimSun" w:hAnsi="Times New Roman"/>
                <w:b/>
                <w:bCs/>
                <w:sz w:val="24"/>
                <w:szCs w:val="24"/>
                <w:highlight w:val="yellow"/>
              </w:rPr>
            </w:rPrChange>
          </w:rPr>
          <w:t>c, d</w:t>
        </w:r>
        <w:r w:rsidR="00422D2A" w:rsidRPr="00422D2A">
          <w:rPr>
            <w:rFonts w:ascii="Times New Roman" w:eastAsia="SimSun" w:hAnsi="Times New Roman"/>
            <w:sz w:val="24"/>
            <w:szCs w:val="24"/>
            <w:rPrChange w:id="65"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SimSun" w:hAnsi="Times New Roman"/>
            <w:sz w:val="24"/>
            <w:szCs w:val="24"/>
            <w:rPrChange w:id="66" w:author="choi young" w:date="2021-12-29T14:47:00Z">
              <w:rPr>
                <w:rFonts w:ascii="Times New Roman" w:eastAsia="SimSun" w:hAnsi="Times New Roman"/>
                <w:sz w:val="24"/>
                <w:szCs w:val="24"/>
                <w:highlight w:val="yellow"/>
              </w:rPr>
            </w:rPrChange>
          </w:rPr>
          <w:lastRenderedPageBreak/>
          <w:t xml:space="preserve">Schematic representation of illumination optics to produce dynamic near-field speckle illumination. </w:t>
        </w:r>
        <w:r w:rsidR="00422D2A" w:rsidRPr="00422D2A">
          <w:rPr>
            <w:rFonts w:ascii="Times New Roman" w:eastAsiaTheme="minorEastAsia" w:hAnsi="Times New Roman"/>
            <w:sz w:val="24"/>
            <w:szCs w:val="24"/>
            <w:rPrChange w:id="67" w:author="choi young" w:date="2021-12-29T14:47:00Z">
              <w:rPr>
                <w:rFonts w:ascii="Times New Roman" w:eastAsiaTheme="minorEastAsia" w:hAnsi="Times New Roman"/>
                <w:sz w:val="24"/>
                <w:szCs w:val="24"/>
                <w:highlight w:val="yellow"/>
              </w:rPr>
            </w:rPrChange>
          </w:rPr>
          <w:t>A</w:t>
        </w:r>
        <w:r w:rsidR="00422D2A" w:rsidRPr="00422D2A">
          <w:rPr>
            <w:rFonts w:ascii="Times New Roman" w:eastAsia="SimSun" w:hAnsi="Times New Roman"/>
            <w:sz w:val="24"/>
            <w:szCs w:val="24"/>
            <w:rPrChange w:id="68"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69" w:author="choi young" w:date="2021-12-29T14:47:00Z">
              <w:rPr>
                <w:rFonts w:ascii="Times New Roman" w:eastAsiaTheme="minorEastAsia" w:hAnsi="Times New Roman"/>
                <w:sz w:val="24"/>
                <w:szCs w:val="24"/>
                <w:highlight w:val="yellow"/>
              </w:rPr>
            </w:rPrChange>
          </w:rPr>
          <w:t>pair</w:t>
        </w:r>
        <w:r w:rsidR="00422D2A" w:rsidRPr="00422D2A">
          <w:rPr>
            <w:rFonts w:ascii="Times New Roman" w:eastAsia="SimSun" w:hAnsi="Times New Roman"/>
            <w:sz w:val="24"/>
            <w:szCs w:val="24"/>
            <w:rPrChange w:id="70"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71" w:author="choi young" w:date="2021-12-29T14:47:00Z">
              <w:rPr>
                <w:rFonts w:ascii="Times New Roman" w:eastAsiaTheme="minorEastAsia" w:hAnsi="Times New Roman"/>
                <w:sz w:val="24"/>
                <w:szCs w:val="24"/>
                <w:highlight w:val="yellow"/>
              </w:rPr>
            </w:rPrChange>
          </w:rPr>
          <w:t>of</w:t>
        </w:r>
        <w:r w:rsidR="00422D2A" w:rsidRPr="00422D2A">
          <w:rPr>
            <w:rFonts w:ascii="Times New Roman" w:eastAsia="SimSun" w:hAnsi="Times New Roman"/>
            <w:sz w:val="24"/>
            <w:szCs w:val="24"/>
            <w:rPrChange w:id="72" w:author="choi young" w:date="2021-12-29T14:47:00Z">
              <w:rPr>
                <w:rFonts w:ascii="Times New Roman" w:eastAsia="SimSun" w:hAnsi="Times New Roman"/>
                <w:sz w:val="24"/>
                <w:szCs w:val="24"/>
                <w:highlight w:val="yellow"/>
              </w:rPr>
            </w:rPrChange>
          </w:rPr>
          <w:t xml:space="preserve"> (pseudo-colored) red and blue sphere </w:t>
        </w:r>
        <w:r w:rsidR="00422D2A" w:rsidRPr="00422D2A">
          <w:rPr>
            <w:rFonts w:ascii="Times New Roman" w:eastAsiaTheme="minorEastAsia" w:hAnsi="Times New Roman"/>
            <w:sz w:val="24"/>
            <w:szCs w:val="24"/>
            <w:rPrChange w:id="73" w:author="choi young" w:date="2021-12-29T14:47:00Z">
              <w:rPr>
                <w:rFonts w:ascii="Times New Roman" w:eastAsiaTheme="minorEastAsia" w:hAnsi="Times New Roman"/>
                <w:sz w:val="24"/>
                <w:szCs w:val="24"/>
                <w:highlight w:val="yellow"/>
              </w:rPr>
            </w:rPrChange>
          </w:rPr>
          <w:t>describes</w:t>
        </w:r>
        <w:r w:rsidR="00422D2A" w:rsidRPr="00422D2A">
          <w:rPr>
            <w:rFonts w:ascii="Times New Roman" w:eastAsia="SimSun" w:hAnsi="Times New Roman"/>
            <w:sz w:val="24"/>
            <w:szCs w:val="24"/>
            <w:rPrChange w:id="74"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75" w:author="choi young" w:date="2021-12-29T14:47:00Z">
              <w:rPr>
                <w:rFonts w:ascii="Times New Roman" w:eastAsiaTheme="minorEastAsia" w:hAnsi="Times New Roman"/>
                <w:sz w:val="24"/>
                <w:szCs w:val="24"/>
                <w:highlight w:val="yellow"/>
              </w:rPr>
            </w:rPrChange>
          </w:rPr>
          <w:t>two</w:t>
        </w:r>
        <w:r w:rsidR="00422D2A" w:rsidRPr="00422D2A">
          <w:rPr>
            <w:rFonts w:ascii="Times New Roman" w:eastAsia="SimSun" w:hAnsi="Times New Roman"/>
            <w:sz w:val="24"/>
            <w:szCs w:val="24"/>
            <w:rPrChange w:id="76"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Theme="minorEastAsia" w:hAnsi="Times New Roman"/>
            <w:sz w:val="24"/>
            <w:szCs w:val="24"/>
            <w:rPrChange w:id="77" w:author="choi young" w:date="2021-12-29T14:47:00Z">
              <w:rPr>
                <w:rFonts w:ascii="Times New Roman" w:eastAsiaTheme="minorEastAsia" w:hAnsi="Times New Roman"/>
                <w:sz w:val="24"/>
                <w:szCs w:val="24"/>
                <w:highlight w:val="yellow"/>
              </w:rPr>
            </w:rPrChange>
          </w:rPr>
          <w:t>independent fluorophores</w:t>
        </w:r>
        <w:r w:rsidR="00422D2A" w:rsidRPr="00422D2A">
          <w:rPr>
            <w:rFonts w:ascii="Times New Roman" w:eastAsia="SimSun" w:hAnsi="Times New Roman"/>
            <w:sz w:val="24"/>
            <w:szCs w:val="24"/>
            <w:rPrChange w:id="78" w:author="choi young" w:date="2021-12-29T14:47:00Z">
              <w:rPr>
                <w:rFonts w:ascii="Times New Roman" w:eastAsia="SimSun" w:hAnsi="Times New Roman"/>
                <w:sz w:val="24"/>
                <w:szCs w:val="24"/>
                <w:highlight w:val="yellow"/>
              </w:rPr>
            </w:rPrChange>
          </w:rPr>
          <w:t xml:space="preserve"> separated within </w:t>
        </w:r>
        <w:proofErr w:type="spellStart"/>
        <w:r w:rsidR="00422D2A" w:rsidRPr="00422D2A">
          <w:rPr>
            <w:rFonts w:ascii="Times New Roman" w:eastAsia="SimSun" w:hAnsi="Times New Roman"/>
            <w:sz w:val="24"/>
            <w:szCs w:val="24"/>
            <w:rPrChange w:id="79" w:author="choi young" w:date="2021-12-29T14:47:00Z">
              <w:rPr>
                <w:rFonts w:ascii="Times New Roman" w:eastAsia="SimSun" w:hAnsi="Times New Roman"/>
                <w:sz w:val="24"/>
                <w:szCs w:val="24"/>
                <w:highlight w:val="yellow"/>
              </w:rPr>
            </w:rPrChange>
          </w:rPr>
          <w:t>subdiffraction</w:t>
        </w:r>
        <w:proofErr w:type="spellEnd"/>
        <w:r w:rsidR="00422D2A" w:rsidRPr="00422D2A">
          <w:rPr>
            <w:rFonts w:ascii="Times New Roman" w:eastAsia="SimSun" w:hAnsi="Times New Roman"/>
            <w:sz w:val="24"/>
            <w:szCs w:val="24"/>
            <w:rPrChange w:id="80" w:author="choi young" w:date="2021-12-29T14:47:00Z">
              <w:rPr>
                <w:rFonts w:ascii="Times New Roman" w:eastAsia="SimSun" w:hAnsi="Times New Roman"/>
                <w:sz w:val="24"/>
                <w:szCs w:val="24"/>
                <w:highlight w:val="yellow"/>
              </w:rPr>
            </w:rPrChange>
          </w:rPr>
          <w:t xml:space="preserve"> distance under dynamic </w:t>
        </w:r>
        <w:r w:rsidR="00422D2A" w:rsidRPr="00422D2A">
          <w:rPr>
            <w:rFonts w:ascii="Times New Roman" w:eastAsiaTheme="minorEastAsia" w:hAnsi="Times New Roman"/>
            <w:sz w:val="24"/>
            <w:szCs w:val="24"/>
            <w:rPrChange w:id="81" w:author="choi young" w:date="2021-12-29T14:47:00Z">
              <w:rPr>
                <w:rFonts w:ascii="Times New Roman" w:eastAsiaTheme="minorEastAsia" w:hAnsi="Times New Roman"/>
                <w:sz w:val="24"/>
                <w:szCs w:val="24"/>
                <w:highlight w:val="yellow"/>
              </w:rPr>
            </w:rPrChange>
          </w:rPr>
          <w:t>near-field</w:t>
        </w:r>
        <w:r w:rsidR="00422D2A" w:rsidRPr="00422D2A">
          <w:rPr>
            <w:rFonts w:ascii="Times New Roman" w:eastAsia="SimSun" w:hAnsi="Times New Roman"/>
            <w:sz w:val="24"/>
            <w:szCs w:val="24"/>
            <w:rPrChange w:id="82" w:author="choi young" w:date="2021-12-29T14:47:00Z">
              <w:rPr>
                <w:rFonts w:ascii="Times New Roman" w:eastAsia="SimSun" w:hAnsi="Times New Roman"/>
                <w:sz w:val="24"/>
                <w:szCs w:val="24"/>
                <w:highlight w:val="yellow"/>
              </w:rPr>
            </w:rPrChange>
          </w:rPr>
          <w:t xml:space="preserve"> speckle illumination</w:t>
        </w:r>
        <w:r w:rsidR="00422D2A" w:rsidRPr="00422D2A">
          <w:rPr>
            <w:rFonts w:ascii="Times New Roman" w:eastAsiaTheme="minorEastAsia" w:hAnsi="Times New Roman"/>
            <w:sz w:val="24"/>
            <w:szCs w:val="24"/>
            <w:rPrChange w:id="83" w:author="choi young" w:date="2021-12-29T14:47:00Z">
              <w:rPr>
                <w:rFonts w:ascii="Times New Roman" w:eastAsiaTheme="minorEastAsia" w:hAnsi="Times New Roman"/>
                <w:sz w:val="24"/>
                <w:szCs w:val="24"/>
                <w:highlight w:val="yellow"/>
              </w:rPr>
            </w:rPrChange>
          </w:rPr>
          <w:t>.</w:t>
        </w:r>
        <w:r w:rsidR="00422D2A" w:rsidRPr="00422D2A">
          <w:rPr>
            <w:rFonts w:ascii="Times New Roman" w:eastAsia="SimSun" w:hAnsi="Times New Roman"/>
            <w:sz w:val="24"/>
            <w:szCs w:val="24"/>
            <w:rPrChange w:id="84" w:author="choi young" w:date="2021-12-29T14:47:00Z">
              <w:rPr>
                <w:rFonts w:ascii="Times New Roman" w:eastAsia="SimSun" w:hAnsi="Times New Roman"/>
                <w:sz w:val="24"/>
                <w:szCs w:val="24"/>
                <w:highlight w:val="yellow"/>
              </w:rPr>
            </w:rPrChange>
          </w:rPr>
          <w:t xml:space="preserve"> </w:t>
        </w:r>
        <w:r w:rsidR="00422D2A" w:rsidRPr="00422D2A">
          <w:rPr>
            <w:rFonts w:ascii="Times New Roman" w:eastAsia="SimSun" w:hAnsi="Times New Roman"/>
            <w:b/>
            <w:bCs/>
            <w:sz w:val="24"/>
            <w:szCs w:val="24"/>
            <w:rPrChange w:id="85" w:author="choi young" w:date="2021-12-29T14:47:00Z">
              <w:rPr>
                <w:rFonts w:ascii="Times New Roman" w:eastAsia="SimSun" w:hAnsi="Times New Roman"/>
                <w:b/>
                <w:bCs/>
                <w:sz w:val="24"/>
                <w:szCs w:val="24"/>
                <w:highlight w:val="yellow"/>
              </w:rPr>
            </w:rPrChange>
          </w:rPr>
          <w:t>d</w:t>
        </w:r>
        <w:r w:rsidR="00422D2A" w:rsidRPr="00422D2A">
          <w:rPr>
            <w:rFonts w:ascii="Times New Roman" w:eastAsia="SimSun" w:hAnsi="Times New Roman"/>
            <w:sz w:val="24"/>
            <w:szCs w:val="24"/>
            <w:rPrChange w:id="86" w:author="choi young" w:date="2021-12-29T14:47:00Z">
              <w:rPr>
                <w:rFonts w:ascii="Times New Roman" w:eastAsia="SimSun" w:hAnsi="Times New Roman"/>
                <w:sz w:val="24"/>
                <w:szCs w:val="24"/>
                <w:highlight w:val="yellow"/>
              </w:rPr>
            </w:rPrChange>
          </w:rPr>
          <w:t xml:space="preserve"> Pictorial description of two-step scattering of a laser beam through the translated diffuser and turbid medium, which results in dynamic near-field speckle illumination at the sample plane (see Supporting Note S2 for details)</w:t>
        </w:r>
      </w:ins>
    </w:p>
    <w:p w14:paraId="7F2977B4" w14:textId="2331CEF1" w:rsidR="00CB6188" w:rsidDel="00422D2A" w:rsidRDefault="00CB6188" w:rsidP="00CB6188">
      <w:pPr>
        <w:spacing w:line="360" w:lineRule="auto"/>
        <w:rPr>
          <w:del w:id="87" w:author="choi young" w:date="2021-12-29T14:47:00Z"/>
          <w:rFonts w:ascii="Times New Roman" w:eastAsia="SimSun" w:hAnsi="Times New Roman"/>
          <w:sz w:val="24"/>
          <w:szCs w:val="24"/>
        </w:rPr>
      </w:pPr>
      <w:del w:id="88" w:author="choi young" w:date="2021-12-29T14:47:00Z">
        <w:r w:rsidRPr="00BA413A" w:rsidDel="00422D2A">
          <w:rPr>
            <w:rFonts w:ascii="Times New Roman" w:hAnsi="Times New Roman"/>
            <w:b/>
            <w:bCs/>
            <w:sz w:val="24"/>
            <w:szCs w:val="24"/>
          </w:rPr>
          <w:delText>Fig</w:delText>
        </w:r>
        <w:r w:rsidDel="00422D2A">
          <w:rPr>
            <w:rFonts w:ascii="Times New Roman" w:hAnsi="Times New Roman"/>
            <w:b/>
            <w:bCs/>
            <w:sz w:val="24"/>
            <w:szCs w:val="24"/>
          </w:rPr>
          <w:delText>.</w:delText>
        </w:r>
        <w:r w:rsidRPr="00BA413A" w:rsidDel="00422D2A">
          <w:rPr>
            <w:rFonts w:ascii="Times New Roman" w:hAnsi="Times New Roman"/>
            <w:b/>
            <w:bCs/>
            <w:sz w:val="24"/>
            <w:szCs w:val="24"/>
          </w:rPr>
          <w:delText xml:space="preserve"> </w:delText>
        </w:r>
        <w:r w:rsidDel="00422D2A">
          <w:rPr>
            <w:rFonts w:ascii="Times New Roman" w:hAnsi="Times New Roman"/>
            <w:b/>
            <w:bCs/>
            <w:sz w:val="24"/>
            <w:szCs w:val="24"/>
          </w:rPr>
          <w:delText>1.</w:delText>
        </w:r>
        <w:r w:rsidRPr="00BA413A" w:rsidDel="00422D2A">
          <w:rPr>
            <w:rFonts w:ascii="Times New Roman" w:hAnsi="Times New Roman"/>
            <w:b/>
            <w:bCs/>
            <w:sz w:val="24"/>
            <w:szCs w:val="24"/>
          </w:rPr>
          <w:delText xml:space="preserve"> </w:delText>
        </w:r>
        <w:r w:rsidRPr="00BA413A" w:rsidDel="00422D2A">
          <w:rPr>
            <w:rFonts w:ascii="Times New Roman" w:eastAsia="SimSun" w:hAnsi="Times New Roman"/>
            <w:b/>
            <w:bCs/>
            <w:sz w:val="24"/>
            <w:szCs w:val="24"/>
          </w:rPr>
          <w:delText>Dynamic near-field speckle illumination for NS-SOFI imaging experiment.</w:delText>
        </w:r>
        <w:r w:rsidRPr="00BA413A" w:rsidDel="00422D2A">
          <w:rPr>
            <w:rFonts w:ascii="Times New Roman" w:eastAsia="SimSun" w:hAnsi="Times New Roman"/>
            <w:sz w:val="24"/>
            <w:szCs w:val="24"/>
          </w:rPr>
          <w:delText xml:space="preserve"> </w:delText>
        </w:r>
        <w:r w:rsidRPr="00CB6188" w:rsidDel="00422D2A">
          <w:rPr>
            <w:rFonts w:ascii="Times New Roman" w:eastAsia="SimSun" w:hAnsi="Times New Roman"/>
            <w:b/>
            <w:bCs/>
            <w:sz w:val="24"/>
            <w:szCs w:val="24"/>
          </w:rPr>
          <w:delText>a</w:delText>
        </w:r>
        <w:r w:rsidRPr="00BA413A" w:rsidDel="00422D2A">
          <w:rPr>
            <w:rFonts w:ascii="Times New Roman" w:eastAsia="SimSun" w:hAnsi="Times New Roman"/>
            <w:sz w:val="24"/>
            <w:szCs w:val="24"/>
          </w:rPr>
          <w:delText xml:space="preserve"> Schematic representation of illumination optics in </w:delText>
        </w:r>
        <w:r w:rsidRPr="00BA413A" w:rsidDel="00422D2A">
          <w:rPr>
            <w:rFonts w:ascii="Times New Roman" w:eastAsia="SimSun" w:hAnsi="Times New Roman"/>
            <w:b/>
            <w:bCs/>
            <w:sz w:val="24"/>
            <w:szCs w:val="24"/>
          </w:rPr>
          <w:delText>a</w:delText>
        </w:r>
        <w:r w:rsidRPr="00BA413A" w:rsidDel="00422D2A">
          <w:rPr>
            <w:rFonts w:ascii="Times New Roman" w:eastAsia="SimSun" w:hAnsi="Times New Roman"/>
            <w:sz w:val="24"/>
            <w:szCs w:val="24"/>
          </w:rPr>
          <w:delText xml:space="preserve"> to produce dynamic near-field speckle illumination. </w:delText>
        </w:r>
        <w:r w:rsidRPr="00BA413A" w:rsidDel="00422D2A">
          <w:rPr>
            <w:rFonts w:ascii="Times New Roman" w:eastAsiaTheme="minorEastAsia" w:hAnsi="Times New Roman"/>
            <w:sz w:val="24"/>
            <w:szCs w:val="24"/>
          </w:rPr>
          <w:delText>A</w:delText>
        </w:r>
        <w:r w:rsidRPr="00BA413A" w:rsidDel="00422D2A">
          <w:rPr>
            <w:rFonts w:ascii="Times New Roman" w:eastAsia="SimSun" w:hAnsi="Times New Roman"/>
            <w:sz w:val="24"/>
            <w:szCs w:val="24"/>
          </w:rPr>
          <w:delText xml:space="preserve"> </w:delText>
        </w:r>
        <w:r w:rsidRPr="00BA413A" w:rsidDel="00422D2A">
          <w:rPr>
            <w:rFonts w:ascii="Times New Roman" w:eastAsiaTheme="minorEastAsia" w:hAnsi="Times New Roman"/>
            <w:sz w:val="24"/>
            <w:szCs w:val="24"/>
          </w:rPr>
          <w:delText>pair</w:delText>
        </w:r>
        <w:r w:rsidRPr="00BA413A" w:rsidDel="00422D2A">
          <w:rPr>
            <w:rFonts w:ascii="Times New Roman" w:eastAsia="SimSun" w:hAnsi="Times New Roman"/>
            <w:sz w:val="24"/>
            <w:szCs w:val="24"/>
          </w:rPr>
          <w:delText xml:space="preserve"> </w:delText>
        </w:r>
        <w:r w:rsidRPr="00BA413A" w:rsidDel="00422D2A">
          <w:rPr>
            <w:rFonts w:ascii="Times New Roman" w:eastAsiaTheme="minorEastAsia" w:hAnsi="Times New Roman"/>
            <w:sz w:val="24"/>
            <w:szCs w:val="24"/>
          </w:rPr>
          <w:delText>of</w:delText>
        </w:r>
        <w:r w:rsidRPr="00BA413A" w:rsidDel="00422D2A">
          <w:rPr>
            <w:rFonts w:ascii="Times New Roman" w:eastAsia="SimSun" w:hAnsi="Times New Roman"/>
            <w:sz w:val="24"/>
            <w:szCs w:val="24"/>
          </w:rPr>
          <w:delText xml:space="preserve"> (pseudo-colored) red and blue sphere </w:delText>
        </w:r>
        <w:r w:rsidRPr="00BA413A" w:rsidDel="00422D2A">
          <w:rPr>
            <w:rFonts w:ascii="Times New Roman" w:eastAsiaTheme="minorEastAsia" w:hAnsi="Times New Roman"/>
            <w:sz w:val="24"/>
            <w:szCs w:val="24"/>
          </w:rPr>
          <w:delText>describes</w:delText>
        </w:r>
        <w:r w:rsidRPr="00BA413A" w:rsidDel="00422D2A">
          <w:rPr>
            <w:rFonts w:ascii="Times New Roman" w:eastAsia="SimSun" w:hAnsi="Times New Roman"/>
            <w:sz w:val="24"/>
            <w:szCs w:val="24"/>
          </w:rPr>
          <w:delText xml:space="preserve"> </w:delText>
        </w:r>
        <w:r w:rsidRPr="00BA413A" w:rsidDel="00422D2A">
          <w:rPr>
            <w:rFonts w:ascii="Times New Roman" w:eastAsiaTheme="minorEastAsia" w:hAnsi="Times New Roman"/>
            <w:sz w:val="24"/>
            <w:szCs w:val="24"/>
          </w:rPr>
          <w:delText>two</w:delText>
        </w:r>
        <w:r w:rsidRPr="00BA413A" w:rsidDel="00422D2A">
          <w:rPr>
            <w:rFonts w:ascii="Times New Roman" w:eastAsia="SimSun" w:hAnsi="Times New Roman"/>
            <w:sz w:val="24"/>
            <w:szCs w:val="24"/>
          </w:rPr>
          <w:delText xml:space="preserve"> </w:delText>
        </w:r>
        <w:r w:rsidRPr="00BA413A" w:rsidDel="00422D2A">
          <w:rPr>
            <w:rFonts w:ascii="Times New Roman" w:eastAsiaTheme="minorEastAsia" w:hAnsi="Times New Roman"/>
            <w:sz w:val="24"/>
            <w:szCs w:val="24"/>
          </w:rPr>
          <w:delText>independent fluorophores</w:delText>
        </w:r>
        <w:r w:rsidRPr="00BA413A" w:rsidDel="00422D2A">
          <w:rPr>
            <w:rFonts w:ascii="Times New Roman" w:eastAsia="SimSun" w:hAnsi="Times New Roman"/>
            <w:sz w:val="24"/>
            <w:szCs w:val="24"/>
          </w:rPr>
          <w:delText xml:space="preserve"> separated within subdiffraction distance under dynamic </w:delText>
        </w:r>
        <w:r w:rsidRPr="00BA413A" w:rsidDel="00422D2A">
          <w:rPr>
            <w:rFonts w:ascii="Times New Roman" w:eastAsiaTheme="minorEastAsia" w:hAnsi="Times New Roman"/>
            <w:sz w:val="24"/>
            <w:szCs w:val="24"/>
          </w:rPr>
          <w:delText>near-field</w:delText>
        </w:r>
        <w:r w:rsidRPr="00BA413A" w:rsidDel="00422D2A">
          <w:rPr>
            <w:rFonts w:ascii="Times New Roman" w:eastAsia="SimSun" w:hAnsi="Times New Roman"/>
            <w:sz w:val="24"/>
            <w:szCs w:val="24"/>
          </w:rPr>
          <w:delText xml:space="preserve"> speckle illumination</w:delText>
        </w:r>
        <w:r w:rsidRPr="00BA413A" w:rsidDel="00422D2A">
          <w:rPr>
            <w:rFonts w:ascii="Times New Roman" w:eastAsiaTheme="minorEastAsia" w:hAnsi="Times New Roman"/>
            <w:sz w:val="24"/>
            <w:szCs w:val="24"/>
          </w:rPr>
          <w:delText>.</w:delText>
        </w:r>
        <w:r w:rsidRPr="00BA413A" w:rsidDel="00422D2A">
          <w:rPr>
            <w:rFonts w:ascii="Times New Roman" w:eastAsia="SimSun" w:hAnsi="Times New Roman"/>
            <w:sz w:val="24"/>
            <w:szCs w:val="24"/>
          </w:rPr>
          <w:delText xml:space="preserve"> </w:delText>
        </w:r>
        <w:r w:rsidDel="00422D2A">
          <w:rPr>
            <w:rFonts w:ascii="Times New Roman" w:eastAsia="SimSun" w:hAnsi="Times New Roman"/>
            <w:b/>
            <w:bCs/>
            <w:sz w:val="24"/>
            <w:szCs w:val="24"/>
          </w:rPr>
          <w:delText>b</w:delText>
        </w:r>
        <w:r w:rsidRPr="00BA413A" w:rsidDel="00422D2A">
          <w:rPr>
            <w:rFonts w:ascii="Times New Roman" w:eastAsia="SimSun" w:hAnsi="Times New Roman"/>
            <w:sz w:val="24"/>
            <w:szCs w:val="24"/>
          </w:rPr>
          <w:delText xml:space="preserve"> Pictorial description of two-step scattering of a laser beam through the translated diffuser and turbid medium, which results in dynamic near-field speckle illumination at the sample plane</w:delText>
        </w:r>
        <w:r w:rsidDel="00422D2A">
          <w:rPr>
            <w:rFonts w:ascii="Times New Roman" w:eastAsia="SimSun" w:hAnsi="Times New Roman"/>
            <w:sz w:val="24"/>
            <w:szCs w:val="24"/>
          </w:rPr>
          <w:delText xml:space="preserve"> (see Supporting Note S2 for details)</w:delText>
        </w:r>
        <w:r w:rsidRPr="00BA413A" w:rsidDel="00422D2A">
          <w:rPr>
            <w:rFonts w:ascii="Times New Roman" w:eastAsia="SimSun" w:hAnsi="Times New Roman"/>
            <w:sz w:val="24"/>
            <w:szCs w:val="24"/>
          </w:rPr>
          <w:delText>.</w:delText>
        </w:r>
        <w:r w:rsidDel="00422D2A">
          <w:rPr>
            <w:rFonts w:ascii="Times New Roman" w:eastAsia="SimSun" w:hAnsi="Times New Roman"/>
            <w:sz w:val="24"/>
            <w:szCs w:val="24"/>
          </w:rPr>
          <w:delText xml:space="preserve"> </w:delText>
        </w:r>
        <w:r w:rsidDel="00422D2A">
          <w:rPr>
            <w:rFonts w:ascii="Times New Roman" w:eastAsia="SimSun" w:hAnsi="Times New Roman"/>
            <w:b/>
            <w:bCs/>
            <w:sz w:val="24"/>
            <w:szCs w:val="24"/>
          </w:rPr>
          <w:delText>c</w:delText>
        </w:r>
        <w:r w:rsidRPr="00CD1F78" w:rsidDel="00422D2A">
          <w:rPr>
            <w:rFonts w:ascii="Times New Roman" w:eastAsia="SimSun" w:hAnsi="Times New Roman"/>
            <w:b/>
            <w:bCs/>
            <w:sz w:val="24"/>
            <w:szCs w:val="24"/>
          </w:rPr>
          <w:delText>,</w:delText>
        </w:r>
        <w:r w:rsidDel="00422D2A">
          <w:rPr>
            <w:rFonts w:ascii="Times New Roman" w:eastAsia="SimSun" w:hAnsi="Times New Roman"/>
            <w:b/>
            <w:bCs/>
            <w:sz w:val="24"/>
            <w:szCs w:val="24"/>
          </w:rPr>
          <w:delText xml:space="preserve"> d</w:delText>
        </w:r>
        <w:r w:rsidRPr="00CD1F78" w:rsidDel="00422D2A">
          <w:rPr>
            <w:rFonts w:ascii="Times New Roman" w:eastAsia="SimSun" w:hAnsi="Times New Roman"/>
            <w:sz w:val="24"/>
            <w:szCs w:val="24"/>
          </w:rPr>
          <w:delText xml:space="preserve"> Two independent fluorophores are assumed to be separated within subdiffraction distance under dynamic speckle illumination in the far- (</w:delText>
        </w:r>
        <w:r w:rsidDel="00422D2A">
          <w:rPr>
            <w:rFonts w:ascii="Times New Roman" w:eastAsia="SimSun" w:hAnsi="Times New Roman"/>
            <w:b/>
            <w:bCs/>
            <w:sz w:val="24"/>
            <w:szCs w:val="24"/>
          </w:rPr>
          <w:delText>c</w:delText>
        </w:r>
        <w:r w:rsidRPr="00CD1F78" w:rsidDel="00422D2A">
          <w:rPr>
            <w:rFonts w:ascii="Times New Roman" w:eastAsia="SimSun" w:hAnsi="Times New Roman"/>
            <w:sz w:val="24"/>
            <w:szCs w:val="24"/>
          </w:rPr>
          <w:delText>) and near-field (</w:delText>
        </w:r>
        <w:r w:rsidDel="00422D2A">
          <w:rPr>
            <w:rFonts w:ascii="Times New Roman" w:eastAsia="SimSun" w:hAnsi="Times New Roman"/>
            <w:b/>
            <w:bCs/>
            <w:sz w:val="24"/>
            <w:szCs w:val="24"/>
          </w:rPr>
          <w:delText>d</w:delText>
        </w:r>
        <w:r w:rsidRPr="00CD1F78" w:rsidDel="00422D2A">
          <w:rPr>
            <w:rFonts w:ascii="Times New Roman" w:eastAsia="SimSun" w:hAnsi="Times New Roman"/>
            <w:sz w:val="24"/>
            <w:szCs w:val="24"/>
          </w:rPr>
          <w:delText xml:space="preserve">). Examples of fluorescence intensity fluctuation </w:delText>
        </w:r>
        <w:r w:rsidRPr="00CD1F78" w:rsidDel="00422D2A">
          <w:rPr>
            <w:rFonts w:ascii="Times New Roman" w:eastAsiaTheme="minorEastAsia" w:hAnsi="Times New Roman"/>
            <w:sz w:val="24"/>
            <w:szCs w:val="24"/>
          </w:rPr>
          <w:delText>trace</w:delText>
        </w:r>
        <w:r w:rsidRPr="00CD1F78" w:rsidDel="00422D2A">
          <w:rPr>
            <w:rFonts w:ascii="Times New Roman" w:eastAsia="SimSun" w:hAnsi="Times New Roman"/>
            <w:sz w:val="24"/>
            <w:szCs w:val="24"/>
          </w:rPr>
          <w:delText xml:space="preserve"> </w:delText>
        </w:r>
      </w:del>
      <m:oMath>
        <m:r>
          <w:del w:id="89" w:author="choi young" w:date="2021-12-29T14:47:00Z">
            <w:rPr>
              <w:rFonts w:ascii="Cambria Math" w:eastAsiaTheme="minorEastAsia" w:hAnsi="Cambria Math"/>
              <w:sz w:val="24"/>
              <w:szCs w:val="24"/>
            </w:rPr>
            <m:t>I(</m:t>
          </w:del>
        </m:r>
        <m:r>
          <w:del w:id="90" w:author="choi young" w:date="2021-12-29T14:47:00Z">
            <m:rPr>
              <m:sty m:val="bi"/>
            </m:rPr>
            <w:rPr>
              <w:rFonts w:ascii="Cambria Math" w:eastAsiaTheme="minorEastAsia" w:hAnsi="Cambria Math"/>
              <w:sz w:val="24"/>
              <w:szCs w:val="24"/>
            </w:rPr>
            <m:t>r</m:t>
          </w:del>
        </m:r>
        <m:r>
          <w:del w:id="91" w:author="choi young" w:date="2021-12-29T14:47:00Z">
            <w:rPr>
              <w:rFonts w:ascii="Cambria Math" w:eastAsiaTheme="minorEastAsia" w:hAnsi="Cambria Math"/>
              <w:sz w:val="24"/>
              <w:szCs w:val="24"/>
            </w:rPr>
            <m:t>,t)</m:t>
          </w:del>
        </m:r>
      </m:oMath>
      <w:del w:id="92" w:author="choi young" w:date="2021-12-29T14:47:00Z">
        <w:r w:rsidRPr="00CD1F78" w:rsidDel="00422D2A">
          <w:rPr>
            <w:rFonts w:ascii="Times New Roman" w:eastAsiaTheme="minorEastAsia" w:hAnsi="Times New Roman"/>
            <w:sz w:val="24"/>
            <w:szCs w:val="24"/>
          </w:rPr>
          <w:delText xml:space="preserve"> measured during </w:delText>
        </w:r>
        <w:r w:rsidDel="00422D2A">
          <w:rPr>
            <w:rFonts w:ascii="Times New Roman" w:eastAsiaTheme="minorEastAsia" w:hAnsi="Times New Roman"/>
            <w:sz w:val="24"/>
            <w:szCs w:val="24"/>
          </w:rPr>
          <w:delText>3</w:delText>
        </w:r>
        <w:r w:rsidRPr="00CD1F78" w:rsidDel="00422D2A">
          <w:rPr>
            <w:rFonts w:ascii="Times New Roman" w:eastAsiaTheme="minorEastAsia" w:hAnsi="Times New Roman"/>
            <w:sz w:val="24"/>
            <w:szCs w:val="24"/>
          </w:rPr>
          <w:delText>00 frames of dynamic speckle illumination sampled at the locations of the two fluorophores and their midpoint. In contrast to far-field speckles (</w:delText>
        </w:r>
        <w:r w:rsidRPr="00A25AB0" w:rsidDel="00422D2A">
          <w:rPr>
            <w:rFonts w:ascii="Times New Roman" w:eastAsiaTheme="minorEastAsia" w:hAnsi="Times New Roman"/>
            <w:b/>
            <w:bCs/>
            <w:sz w:val="24"/>
            <w:szCs w:val="24"/>
            <w:rPrChange w:id="93" w:author="choi young" w:date="2021-12-29T12:12:00Z">
              <w:rPr>
                <w:rFonts w:ascii="Times New Roman" w:eastAsiaTheme="minorEastAsia" w:hAnsi="Times New Roman"/>
                <w:sz w:val="24"/>
                <w:szCs w:val="24"/>
              </w:rPr>
            </w:rPrChange>
          </w:rPr>
          <w:delText>c</w:delText>
        </w:r>
        <w:r w:rsidRPr="00CD1F78" w:rsidDel="00422D2A">
          <w:rPr>
            <w:rFonts w:ascii="Times New Roman" w:eastAsiaTheme="minorEastAsia" w:hAnsi="Times New Roman"/>
            <w:sz w:val="24"/>
            <w:szCs w:val="24"/>
          </w:rPr>
          <w:delText>),</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dynamic</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near-field</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speckle</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illumination (</w:delText>
        </w:r>
        <w:r w:rsidDel="00422D2A">
          <w:rPr>
            <w:rFonts w:ascii="Times New Roman" w:eastAsiaTheme="minorEastAsia" w:hAnsi="Times New Roman"/>
            <w:b/>
            <w:bCs/>
            <w:sz w:val="24"/>
            <w:szCs w:val="24"/>
          </w:rPr>
          <w:delText>d</w:delText>
        </w:r>
        <w:r w:rsidRPr="00CD1F78" w:rsidDel="00422D2A">
          <w:rPr>
            <w:rFonts w:ascii="Times New Roman" w:eastAsiaTheme="minorEastAsia" w:hAnsi="Times New Roman"/>
            <w:sz w:val="24"/>
            <w:szCs w:val="24"/>
          </w:rPr>
          <w:delText>)</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of</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subwavelength grain size</w:delText>
        </w:r>
        <w:r w:rsidRPr="00CD1F78" w:rsidDel="00422D2A">
          <w:rPr>
            <w:rFonts w:ascii="Times New Roman" w:eastAsia="SimSun" w:hAnsi="Times New Roman"/>
            <w:sz w:val="24"/>
            <w:szCs w:val="24"/>
          </w:rPr>
          <w:delText xml:space="preserve"> produce</w:delText>
        </w:r>
        <w:r w:rsidRPr="00CD1F78" w:rsidDel="00422D2A">
          <w:rPr>
            <w:rFonts w:ascii="Times New Roman" w:eastAsiaTheme="minorEastAsia" w:hAnsi="Times New Roman"/>
            <w:sz w:val="24"/>
            <w:szCs w:val="24"/>
          </w:rPr>
          <w:delText>s</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independent fluctuation of two fluorophores favorable for SOFI processing</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Here,</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the</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transparent</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Gaussian</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lobes assigned to each fluorophore represent the scale of the point</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spread functions of the base fluorescence detection imaging system.</w:delText>
        </w:r>
        <w:bookmarkEnd w:id="9"/>
      </w:del>
    </w:p>
    <w:p w14:paraId="4FC03B0E" w14:textId="261AF363" w:rsidR="006B7DBF" w:rsidRPr="00CB6188" w:rsidRDefault="006B7DBF" w:rsidP="00050557">
      <w:pPr>
        <w:spacing w:line="360" w:lineRule="auto"/>
        <w:rPr>
          <w:rFonts w:ascii="Times New Roman" w:hAnsi="Times New Roman"/>
          <w:bCs/>
          <w:sz w:val="24"/>
          <w:szCs w:val="24"/>
        </w:rPr>
      </w:pPr>
    </w:p>
    <w:p w14:paraId="3028294E" w14:textId="2AC37098" w:rsidR="00050557" w:rsidRDefault="00050557" w:rsidP="00050557">
      <w:pPr>
        <w:spacing w:line="360" w:lineRule="auto"/>
        <w:rPr>
          <w:rFonts w:ascii="Times New Roman" w:hAnsi="Times New Roman"/>
          <w:bCs/>
          <w:sz w:val="24"/>
          <w:szCs w:val="24"/>
        </w:rPr>
      </w:pPr>
      <w:r w:rsidRPr="00C66065">
        <w:rPr>
          <w:rFonts w:ascii="Times New Roman" w:hAnsi="Times New Roman" w:hint="eastAsia"/>
          <w:bCs/>
          <w:sz w:val="24"/>
          <w:szCs w:val="24"/>
        </w:rPr>
        <w:t>R</w:t>
      </w:r>
      <w:r w:rsidRPr="00C66065">
        <w:rPr>
          <w:rFonts w:ascii="Times New Roman" w:hAnsi="Times New Roman"/>
          <w:bCs/>
          <w:sz w:val="24"/>
          <w:szCs w:val="24"/>
        </w:rPr>
        <w:t xml:space="preserve">1.2. </w:t>
      </w:r>
      <w:r>
        <w:rPr>
          <w:rFonts w:ascii="Times New Roman" w:hAnsi="Times New Roman"/>
          <w:bCs/>
          <w:sz w:val="24"/>
          <w:szCs w:val="24"/>
        </w:rPr>
        <w:t>Methods for calibrating resolution of a 2D microscopy image in Fig. 2d and Fig. 4b.</w:t>
      </w:r>
    </w:p>
    <w:p w14:paraId="7EB4F4B9" w14:textId="77777777" w:rsidR="00573914" w:rsidRDefault="0086227C" w:rsidP="00573914">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 xml:space="preserve">1.2.1. </w:t>
      </w:r>
      <w:r w:rsidR="00573914">
        <w:rPr>
          <w:rFonts w:ascii="Times New Roman" w:hAnsi="Times New Roman"/>
          <w:bCs/>
          <w:sz w:val="24"/>
          <w:szCs w:val="24"/>
        </w:rPr>
        <w:t>Reviewer 1’s comments to be addressed</w:t>
      </w:r>
    </w:p>
    <w:p w14:paraId="26C3387C" w14:textId="44F5DA65" w:rsidR="00050557" w:rsidRDefault="00CC5E31" w:rsidP="00050557">
      <w:pPr>
        <w:spacing w:line="360" w:lineRule="auto"/>
        <w:rPr>
          <w:rFonts w:ascii="Times New Roman" w:hAnsi="Times New Roman"/>
          <w:bCs/>
          <w:sz w:val="24"/>
          <w:szCs w:val="24"/>
        </w:rPr>
      </w:pPr>
      <w:r w:rsidRPr="00CC5E31">
        <w:rPr>
          <w:rFonts w:ascii="Times New Roman" w:hAnsi="Times New Roman"/>
          <w:bCs/>
          <w:sz w:val="24"/>
          <w:szCs w:val="24"/>
        </w:rPr>
        <w:t xml:space="preserve">The authors use </w:t>
      </w:r>
      <w:r w:rsidRPr="00CC5E31">
        <w:rPr>
          <w:rFonts w:ascii="Times New Roman" w:hAnsi="Times New Roman"/>
          <w:bCs/>
          <w:sz w:val="24"/>
          <w:szCs w:val="24"/>
          <w:u w:val="single"/>
        </w:rPr>
        <w:t>line cuts through 2D images</w:t>
      </w:r>
      <w:r w:rsidRPr="00CC5E31">
        <w:rPr>
          <w:rFonts w:ascii="Times New Roman" w:hAnsi="Times New Roman"/>
          <w:bCs/>
          <w:sz w:val="24"/>
          <w:szCs w:val="24"/>
        </w:rPr>
        <w:t xml:space="preserve">. These are often </w:t>
      </w:r>
      <w:r w:rsidRPr="00CC5E31">
        <w:rPr>
          <w:rFonts w:ascii="Times New Roman" w:hAnsi="Times New Roman"/>
          <w:bCs/>
          <w:sz w:val="24"/>
          <w:szCs w:val="24"/>
          <w:u w:val="single"/>
        </w:rPr>
        <w:t>misleading</w:t>
      </w:r>
      <w:r w:rsidRPr="00CC5E31">
        <w:rPr>
          <w:rFonts w:ascii="Times New Roman" w:hAnsi="Times New Roman"/>
          <w:bCs/>
          <w:sz w:val="24"/>
          <w:szCs w:val="24"/>
        </w:rPr>
        <w:t xml:space="preserve">. For example, in </w:t>
      </w:r>
      <w:r w:rsidRPr="00CC5E31">
        <w:rPr>
          <w:rFonts w:ascii="Times New Roman" w:hAnsi="Times New Roman"/>
          <w:bCs/>
          <w:sz w:val="24"/>
          <w:szCs w:val="24"/>
          <w:u w:val="single"/>
        </w:rPr>
        <w:t>Fig. 2d</w:t>
      </w:r>
      <w:r w:rsidRPr="00CC5E31">
        <w:rPr>
          <w:rFonts w:ascii="Times New Roman" w:hAnsi="Times New Roman"/>
          <w:bCs/>
          <w:sz w:val="24"/>
          <w:szCs w:val="24"/>
        </w:rPr>
        <w:t xml:space="preserve"> it is much better to use a </w:t>
      </w:r>
      <w:r w:rsidRPr="00CC5E31">
        <w:rPr>
          <w:rFonts w:ascii="Times New Roman" w:hAnsi="Times New Roman"/>
          <w:bCs/>
          <w:sz w:val="24"/>
          <w:szCs w:val="24"/>
          <w:u w:val="single"/>
        </w:rPr>
        <w:t>radial average</w:t>
      </w:r>
      <w:r w:rsidRPr="00CC5E31">
        <w:rPr>
          <w:rFonts w:ascii="Times New Roman" w:hAnsi="Times New Roman"/>
          <w:bCs/>
          <w:sz w:val="24"/>
          <w:szCs w:val="24"/>
        </w:rPr>
        <w:t xml:space="preserve">. Similarly, in </w:t>
      </w:r>
      <w:r w:rsidRPr="00CC5E31">
        <w:rPr>
          <w:rFonts w:ascii="Times New Roman" w:hAnsi="Times New Roman"/>
          <w:bCs/>
          <w:sz w:val="24"/>
          <w:szCs w:val="24"/>
          <w:u w:val="single"/>
        </w:rPr>
        <w:t>Figs. 4b, c and d</w:t>
      </w:r>
      <w:r w:rsidRPr="00CC5E31">
        <w:rPr>
          <w:rFonts w:ascii="Times New Roman" w:hAnsi="Times New Roman"/>
          <w:bCs/>
          <w:sz w:val="24"/>
          <w:szCs w:val="24"/>
        </w:rPr>
        <w:t xml:space="preserve"> it would be better to use </w:t>
      </w:r>
      <w:r w:rsidRPr="00CC5E31">
        <w:rPr>
          <w:rFonts w:ascii="Times New Roman" w:hAnsi="Times New Roman"/>
          <w:bCs/>
          <w:sz w:val="24"/>
          <w:szCs w:val="24"/>
          <w:u w:val="single"/>
        </w:rPr>
        <w:t>vertical integration</w:t>
      </w:r>
      <w:r w:rsidRPr="00CC5E31">
        <w:rPr>
          <w:rFonts w:ascii="Times New Roman" w:hAnsi="Times New Roman"/>
          <w:bCs/>
          <w:sz w:val="24"/>
          <w:szCs w:val="24"/>
        </w:rPr>
        <w:t>.</w:t>
      </w:r>
    </w:p>
    <w:p w14:paraId="26C81F06" w14:textId="77777777" w:rsidR="0014299C" w:rsidRDefault="0014299C" w:rsidP="00050557">
      <w:pPr>
        <w:spacing w:line="360" w:lineRule="auto"/>
        <w:rPr>
          <w:rFonts w:ascii="Times New Roman" w:hAnsi="Times New Roman"/>
          <w:bCs/>
          <w:sz w:val="24"/>
          <w:szCs w:val="24"/>
        </w:rPr>
      </w:pPr>
    </w:p>
    <w:p w14:paraId="79D744D6" w14:textId="0CAA7957" w:rsidR="007C685A" w:rsidRDefault="007C685A" w:rsidP="00050557">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1.2.2. Reply to R1.2.1.</w:t>
      </w:r>
    </w:p>
    <w:p w14:paraId="02FDC903" w14:textId="618F8692" w:rsidR="002121BD" w:rsidRDefault="006406B4" w:rsidP="00050557">
      <w:pPr>
        <w:spacing w:line="360" w:lineRule="auto"/>
        <w:rPr>
          <w:rFonts w:ascii="Times New Roman" w:hAnsi="Times New Roman"/>
          <w:bCs/>
          <w:sz w:val="24"/>
          <w:szCs w:val="24"/>
        </w:rPr>
      </w:pPr>
      <w:r>
        <w:rPr>
          <w:rFonts w:ascii="Times New Roman" w:hAnsi="Times New Roman"/>
          <w:bCs/>
          <w:noProof/>
          <w:sz w:val="24"/>
          <w:szCs w:val="24"/>
        </w:rPr>
        <w:drawing>
          <wp:inline distT="0" distB="0" distL="0" distR="0" wp14:anchorId="5A2A7A09" wp14:editId="4BB25AD4">
            <wp:extent cx="5775401" cy="3227468"/>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76969" cy="3228344"/>
                    </a:xfrm>
                    <a:prstGeom prst="rect">
                      <a:avLst/>
                    </a:prstGeom>
                  </pic:spPr>
                </pic:pic>
              </a:graphicData>
            </a:graphic>
          </wp:inline>
        </w:drawing>
      </w:r>
    </w:p>
    <w:p w14:paraId="5D76AD74" w14:textId="7947BCD0" w:rsidR="006406B4" w:rsidRPr="00573914" w:rsidRDefault="006406B4" w:rsidP="00050557">
      <w:pPr>
        <w:spacing w:line="360" w:lineRule="auto"/>
        <w:rPr>
          <w:rFonts w:ascii="Times New Roman" w:hAnsi="Times New Roman"/>
          <w:bCs/>
          <w:sz w:val="24"/>
          <w:szCs w:val="24"/>
        </w:rPr>
      </w:pPr>
      <w:r w:rsidRPr="006406B4">
        <w:rPr>
          <w:rFonts w:ascii="Times New Roman" w:hAnsi="Times New Roman" w:hint="eastAsia"/>
          <w:b/>
          <w:sz w:val="24"/>
          <w:szCs w:val="24"/>
        </w:rPr>
        <w:t>F</w:t>
      </w:r>
      <w:r w:rsidRPr="006406B4">
        <w:rPr>
          <w:rFonts w:ascii="Times New Roman" w:hAnsi="Times New Roman"/>
          <w:b/>
          <w:sz w:val="24"/>
          <w:szCs w:val="24"/>
        </w:rPr>
        <w:t>ig. R</w:t>
      </w:r>
      <w:r w:rsidR="00D62661">
        <w:rPr>
          <w:rFonts w:ascii="Times New Roman" w:hAnsi="Times New Roman"/>
          <w:b/>
          <w:sz w:val="24"/>
          <w:szCs w:val="24"/>
        </w:rPr>
        <w:t>2</w:t>
      </w:r>
      <w:r w:rsidRPr="006406B4">
        <w:rPr>
          <w:rFonts w:ascii="Times New Roman" w:hAnsi="Times New Roman"/>
          <w:b/>
          <w:sz w:val="24"/>
          <w:szCs w:val="24"/>
        </w:rPr>
        <w:t>.</w:t>
      </w:r>
      <w:r>
        <w:rPr>
          <w:rFonts w:ascii="Times New Roman" w:hAnsi="Times New Roman"/>
          <w:bCs/>
          <w:sz w:val="24"/>
          <w:szCs w:val="24"/>
        </w:rPr>
        <w:t xml:space="preserve"> </w:t>
      </w:r>
      <w:r w:rsidRPr="006406B4">
        <w:rPr>
          <w:rFonts w:ascii="Times New Roman" w:hAnsi="Times New Roman"/>
          <w:b/>
          <w:sz w:val="24"/>
          <w:szCs w:val="24"/>
        </w:rPr>
        <w:t xml:space="preserve">Ensemble of near-field speckle patterns </w:t>
      </w:r>
      <w:r>
        <w:rPr>
          <w:rFonts w:ascii="Times New Roman" w:hAnsi="Times New Roman"/>
          <w:b/>
          <w:sz w:val="24"/>
          <w:szCs w:val="24"/>
        </w:rPr>
        <w:t>with</w:t>
      </w:r>
      <w:r w:rsidR="00D62661">
        <w:rPr>
          <w:rFonts w:ascii="Times New Roman" w:hAnsi="Times New Roman"/>
          <w:b/>
          <w:sz w:val="24"/>
          <w:szCs w:val="24"/>
        </w:rPr>
        <w:t xml:space="preserve"> speckle </w:t>
      </w:r>
      <w:r>
        <w:rPr>
          <w:rFonts w:ascii="Times New Roman" w:hAnsi="Times New Roman"/>
          <w:b/>
          <w:sz w:val="24"/>
          <w:szCs w:val="24"/>
        </w:rPr>
        <w:t>grain size close to 150 nm presented with their intensity statistics and two-dimensional spatial autocorrelations.</w:t>
      </w:r>
    </w:p>
    <w:p w14:paraId="0300D89E" w14:textId="680849F1" w:rsidR="002121BD" w:rsidRPr="002D6BE5" w:rsidRDefault="002121BD" w:rsidP="002121BD">
      <w:pPr>
        <w:spacing w:line="360" w:lineRule="auto"/>
        <w:ind w:firstLine="800"/>
        <w:rPr>
          <w:rFonts w:ascii="Times New Roman" w:hAnsi="Times New Roman"/>
          <w:bCs/>
          <w:sz w:val="24"/>
          <w:szCs w:val="24"/>
        </w:rPr>
      </w:pPr>
      <w:r>
        <w:rPr>
          <w:rFonts w:ascii="Times New Roman" w:hAnsi="Times New Roman"/>
          <w:bCs/>
          <w:sz w:val="24"/>
          <w:szCs w:val="24"/>
        </w:rPr>
        <w:lastRenderedPageBreak/>
        <w:t>Fig. 2d calibrates the speckle grain size</w:t>
      </w:r>
      <w:r w:rsidR="006406B4">
        <w:rPr>
          <w:rFonts w:ascii="Times New Roman" w:hAnsi="Times New Roman"/>
          <w:bCs/>
          <w:sz w:val="24"/>
          <w:szCs w:val="24"/>
        </w:rPr>
        <w:t xml:space="preserve"> (spatial correlation length)</w:t>
      </w:r>
      <w:r>
        <w:rPr>
          <w:rFonts w:ascii="Times New Roman" w:hAnsi="Times New Roman"/>
          <w:bCs/>
          <w:sz w:val="24"/>
          <w:szCs w:val="24"/>
        </w:rPr>
        <w:t xml:space="preserve"> by measuring the FWHM of the 1D cross-sectional intensity profile taken from spatial autocorrelation of near-field speckle intensity.  </w:t>
      </w:r>
      <w:r w:rsidR="006406B4">
        <w:rPr>
          <w:rFonts w:ascii="Times New Roman" w:hAnsi="Times New Roman"/>
          <w:bCs/>
          <w:sz w:val="24"/>
          <w:szCs w:val="24"/>
        </w:rPr>
        <w:t xml:space="preserve">To </w:t>
      </w:r>
      <w:r w:rsidR="0014299C">
        <w:rPr>
          <w:rFonts w:ascii="Times New Roman" w:hAnsi="Times New Roman"/>
          <w:bCs/>
          <w:sz w:val="24"/>
          <w:szCs w:val="24"/>
        </w:rPr>
        <w:t>crosscheck</w:t>
      </w:r>
      <w:r w:rsidR="006406B4">
        <w:rPr>
          <w:rFonts w:ascii="Times New Roman" w:hAnsi="Times New Roman"/>
          <w:bCs/>
          <w:sz w:val="24"/>
          <w:szCs w:val="24"/>
        </w:rPr>
        <w:t xml:space="preserve"> th</w:t>
      </w:r>
      <w:r w:rsidR="0014299C">
        <w:rPr>
          <w:rFonts w:ascii="Times New Roman" w:hAnsi="Times New Roman"/>
          <w:bCs/>
          <w:sz w:val="24"/>
          <w:szCs w:val="24"/>
        </w:rPr>
        <w:t>at</w:t>
      </w:r>
      <w:r w:rsidR="006406B4">
        <w:rPr>
          <w:rFonts w:ascii="Times New Roman" w:hAnsi="Times New Roman"/>
          <w:bCs/>
          <w:sz w:val="24"/>
          <w:szCs w:val="24"/>
        </w:rPr>
        <w:t xml:space="preserve"> 1D cross-sectional intensity profiles provide </w:t>
      </w:r>
      <w:r w:rsidR="006B7DBF">
        <w:rPr>
          <w:rFonts w:ascii="Times New Roman" w:hAnsi="Times New Roman"/>
          <w:bCs/>
          <w:sz w:val="24"/>
          <w:szCs w:val="24"/>
        </w:rPr>
        <w:t xml:space="preserve">the </w:t>
      </w:r>
      <w:r w:rsidR="006406B4">
        <w:rPr>
          <w:rFonts w:ascii="Times New Roman" w:hAnsi="Times New Roman"/>
          <w:bCs/>
          <w:sz w:val="24"/>
          <w:szCs w:val="24"/>
        </w:rPr>
        <w:t>accurate estimate</w:t>
      </w:r>
      <w:r w:rsidR="006B7DBF">
        <w:rPr>
          <w:rFonts w:ascii="Times New Roman" w:hAnsi="Times New Roman"/>
          <w:bCs/>
          <w:sz w:val="24"/>
          <w:szCs w:val="24"/>
        </w:rPr>
        <w:t>s</w:t>
      </w:r>
      <w:r w:rsidR="006406B4">
        <w:rPr>
          <w:rFonts w:ascii="Times New Roman" w:hAnsi="Times New Roman"/>
          <w:bCs/>
          <w:sz w:val="24"/>
          <w:szCs w:val="24"/>
        </w:rPr>
        <w:t xml:space="preserve"> of the speckle grain size,</w:t>
      </w:r>
      <w:r w:rsidR="006B7DBF">
        <w:rPr>
          <w:rFonts w:ascii="Times New Roman" w:hAnsi="Times New Roman"/>
          <w:bCs/>
          <w:sz w:val="24"/>
          <w:szCs w:val="24"/>
        </w:rPr>
        <w:t xml:space="preserve"> as in Fig. R</w:t>
      </w:r>
      <w:r w:rsidR="00D62661">
        <w:rPr>
          <w:rFonts w:ascii="Times New Roman" w:hAnsi="Times New Roman"/>
          <w:bCs/>
          <w:sz w:val="24"/>
          <w:szCs w:val="24"/>
        </w:rPr>
        <w:t>2</w:t>
      </w:r>
      <w:r w:rsidR="006B7DBF">
        <w:rPr>
          <w:rFonts w:ascii="Times New Roman" w:hAnsi="Times New Roman"/>
          <w:bCs/>
          <w:sz w:val="24"/>
          <w:szCs w:val="24"/>
        </w:rPr>
        <w:t xml:space="preserve">., </w:t>
      </w:r>
      <w:r w:rsidR="006406B4">
        <w:rPr>
          <w:rFonts w:ascii="Times New Roman" w:hAnsi="Times New Roman"/>
          <w:bCs/>
          <w:sz w:val="24"/>
          <w:szCs w:val="24"/>
        </w:rPr>
        <w:t>we performed two-dimensional Gaussian fit</w:t>
      </w:r>
      <w:r w:rsidR="006B7DBF">
        <w:rPr>
          <w:rFonts w:ascii="Times New Roman" w:hAnsi="Times New Roman"/>
          <w:bCs/>
          <w:sz w:val="24"/>
          <w:szCs w:val="24"/>
        </w:rPr>
        <w:t>s</w:t>
      </w:r>
      <w:r w:rsidR="006406B4">
        <w:rPr>
          <w:rFonts w:ascii="Times New Roman" w:hAnsi="Times New Roman"/>
          <w:bCs/>
          <w:sz w:val="24"/>
          <w:szCs w:val="24"/>
        </w:rPr>
        <w:t xml:space="preserve"> to spatial autocorrelation</w:t>
      </w:r>
      <w:r w:rsidR="0014299C">
        <w:rPr>
          <w:rFonts w:ascii="Times New Roman" w:hAnsi="Times New Roman"/>
          <w:bCs/>
          <w:sz w:val="24"/>
          <w:szCs w:val="24"/>
        </w:rPr>
        <w:t xml:space="preserve"> peaks calculated from the ensemble of near-field speckle patterns used in this study. In this manner, the autocorrelation is near</w:t>
      </w:r>
      <w:r w:rsidR="004C39B6">
        <w:rPr>
          <w:rFonts w:ascii="Times New Roman" w:hAnsi="Times New Roman"/>
          <w:bCs/>
          <w:sz w:val="24"/>
          <w:szCs w:val="24"/>
        </w:rPr>
        <w:t>-</w:t>
      </w:r>
      <w:r w:rsidR="0014299C">
        <w:rPr>
          <w:rFonts w:ascii="Times New Roman" w:hAnsi="Times New Roman"/>
          <w:bCs/>
          <w:sz w:val="24"/>
          <w:szCs w:val="24"/>
        </w:rPr>
        <w:t xml:space="preserve">perfectly fit with two-dimensional (rotationally) symmetric Gaussian </w:t>
      </w:r>
      <w:r w:rsidR="004C39B6">
        <w:rPr>
          <w:rFonts w:ascii="Times New Roman" w:hAnsi="Times New Roman"/>
          <w:bCs/>
          <w:sz w:val="24"/>
          <w:szCs w:val="24"/>
        </w:rPr>
        <w:t>lobe</w:t>
      </w:r>
      <w:r w:rsidR="0014299C">
        <w:rPr>
          <w:rFonts w:ascii="Times New Roman" w:hAnsi="Times New Roman"/>
          <w:bCs/>
          <w:sz w:val="24"/>
          <w:szCs w:val="24"/>
        </w:rPr>
        <w:t>s, whose FWHM agrees well with the results presented in Fig. 2d.</w:t>
      </w:r>
    </w:p>
    <w:p w14:paraId="36624673" w14:textId="454EEAA3" w:rsidR="00050557" w:rsidRDefault="004C39B6" w:rsidP="0011100B">
      <w:pPr>
        <w:spacing w:line="360" w:lineRule="auto"/>
        <w:ind w:firstLine="800"/>
        <w:rPr>
          <w:rFonts w:ascii="Times New Roman" w:hAnsi="Times New Roman"/>
          <w:bCs/>
          <w:sz w:val="24"/>
          <w:szCs w:val="24"/>
        </w:rPr>
      </w:pPr>
      <w:r>
        <w:rPr>
          <w:rFonts w:ascii="Times New Roman" w:hAnsi="Times New Roman"/>
          <w:bCs/>
          <w:sz w:val="24"/>
          <w:szCs w:val="24"/>
        </w:rPr>
        <w:t>Regarding Fig. 4b., w</w:t>
      </w:r>
      <w:r w:rsidR="00E615E4">
        <w:rPr>
          <w:rFonts w:ascii="Times New Roman" w:hAnsi="Times New Roman"/>
          <w:bCs/>
          <w:sz w:val="24"/>
          <w:szCs w:val="24"/>
        </w:rPr>
        <w:t xml:space="preserve">e </w:t>
      </w:r>
      <w:r w:rsidR="0011100B">
        <w:rPr>
          <w:rFonts w:ascii="Times New Roman" w:hAnsi="Times New Roman"/>
          <w:bCs/>
          <w:sz w:val="24"/>
          <w:szCs w:val="24"/>
        </w:rPr>
        <w:t xml:space="preserve">apologize for </w:t>
      </w:r>
      <w:r w:rsidR="00E1200A">
        <w:rPr>
          <w:rFonts w:ascii="Times New Roman" w:hAnsi="Times New Roman"/>
          <w:bCs/>
          <w:sz w:val="24"/>
          <w:szCs w:val="24"/>
        </w:rPr>
        <w:t xml:space="preserve">missing </w:t>
      </w:r>
      <w:r w:rsidR="0011100B">
        <w:rPr>
          <w:rFonts w:ascii="Times New Roman" w:hAnsi="Times New Roman"/>
          <w:bCs/>
          <w:sz w:val="24"/>
          <w:szCs w:val="24"/>
        </w:rPr>
        <w:t xml:space="preserve">the cautions and alternatives of using line cuts </w:t>
      </w:r>
      <w:r w:rsidR="002D6BE5">
        <w:rPr>
          <w:rFonts w:ascii="Times New Roman" w:hAnsi="Times New Roman"/>
          <w:bCs/>
          <w:sz w:val="24"/>
          <w:szCs w:val="24"/>
        </w:rPr>
        <w:t>and dip-visibility</w:t>
      </w:r>
      <w:ins w:id="94" w:author="choi young" w:date="2021-12-29T12:26:00Z">
        <w:r w:rsidR="00513D7A">
          <w:rPr>
            <w:rFonts w:ascii="Times New Roman" w:hAnsi="Times New Roman"/>
            <w:bCs/>
            <w:sz w:val="24"/>
            <w:szCs w:val="24"/>
          </w:rPr>
          <w:t xml:space="preserve"> resolution</w:t>
        </w:r>
      </w:ins>
      <w:r w:rsidR="002D6BE5">
        <w:rPr>
          <w:rFonts w:ascii="Times New Roman" w:hAnsi="Times New Roman"/>
          <w:bCs/>
          <w:sz w:val="24"/>
          <w:szCs w:val="24"/>
        </w:rPr>
        <w:t xml:space="preserve"> criterion </w:t>
      </w:r>
      <w:r w:rsidR="0011100B">
        <w:rPr>
          <w:rFonts w:ascii="Times New Roman" w:hAnsi="Times New Roman"/>
          <w:bCs/>
          <w:sz w:val="24"/>
          <w:szCs w:val="24"/>
        </w:rPr>
        <w:t xml:space="preserve">in the main text of our manuscript, which is </w:t>
      </w:r>
      <w:r w:rsidR="002D6BE5">
        <w:rPr>
          <w:rFonts w:ascii="Times New Roman" w:hAnsi="Times New Roman"/>
          <w:bCs/>
          <w:sz w:val="24"/>
          <w:szCs w:val="24"/>
        </w:rPr>
        <w:t xml:space="preserve">already </w:t>
      </w:r>
      <w:r w:rsidR="0011100B">
        <w:rPr>
          <w:rFonts w:ascii="Times New Roman" w:hAnsi="Times New Roman"/>
          <w:bCs/>
          <w:sz w:val="24"/>
          <w:szCs w:val="24"/>
        </w:rPr>
        <w:t xml:space="preserve">described in the </w:t>
      </w:r>
      <w:r w:rsidR="0011100B" w:rsidRPr="0011100B">
        <w:rPr>
          <w:rFonts w:ascii="Times New Roman" w:hAnsi="Times New Roman"/>
          <w:b/>
          <w:sz w:val="24"/>
          <w:szCs w:val="24"/>
        </w:rPr>
        <w:t>Supporting Note S5</w:t>
      </w:r>
      <w:r w:rsidR="0011100B" w:rsidRPr="0011100B">
        <w:rPr>
          <w:rFonts w:ascii="Times New Roman" w:hAnsi="Times New Roman"/>
          <w:bCs/>
          <w:sz w:val="24"/>
          <w:szCs w:val="24"/>
        </w:rPr>
        <w:t xml:space="preserve"> of </w:t>
      </w:r>
      <w:r w:rsidR="0011100B">
        <w:rPr>
          <w:rFonts w:ascii="Times New Roman" w:hAnsi="Times New Roman"/>
          <w:bCs/>
          <w:sz w:val="24"/>
          <w:szCs w:val="24"/>
        </w:rPr>
        <w:t>our Supporting Information</w:t>
      </w:r>
      <w:r w:rsidR="0011100B">
        <w:rPr>
          <w:rFonts w:ascii="Times New Roman" w:hAnsi="Times New Roman"/>
          <w:b/>
          <w:sz w:val="24"/>
          <w:szCs w:val="24"/>
        </w:rPr>
        <w:t>:</w:t>
      </w:r>
      <w:r w:rsidR="0011100B">
        <w:rPr>
          <w:rFonts w:ascii="Times New Roman" w:hAnsi="Times New Roman"/>
          <w:bCs/>
          <w:sz w:val="24"/>
          <w:szCs w:val="24"/>
        </w:rPr>
        <w:t xml:space="preserve"> </w:t>
      </w:r>
    </w:p>
    <w:p w14:paraId="4B307069" w14:textId="77777777" w:rsidR="00916749" w:rsidRDefault="00916749" w:rsidP="0011100B">
      <w:pPr>
        <w:spacing w:line="360" w:lineRule="auto"/>
        <w:ind w:firstLine="800"/>
        <w:rPr>
          <w:rFonts w:ascii="Times New Roman" w:hAnsi="Times New Roman"/>
          <w:bCs/>
          <w:sz w:val="24"/>
          <w:szCs w:val="24"/>
        </w:rPr>
      </w:pPr>
    </w:p>
    <w:p w14:paraId="354BF579" w14:textId="007E0701" w:rsidR="002D6BE5" w:rsidRPr="00BA413A" w:rsidRDefault="002D6BE5" w:rsidP="002D6BE5">
      <w:pPr>
        <w:wordWrap/>
        <w:adjustRightInd w:val="0"/>
        <w:spacing w:line="360" w:lineRule="auto"/>
        <w:rPr>
          <w:rFonts w:ascii="Times New Roman" w:hAnsi="Times New Roman"/>
        </w:rPr>
      </w:pPr>
      <w:r>
        <w:rPr>
          <w:rFonts w:ascii="Times New Roman" w:hAnsi="Times New Roman"/>
          <w:b/>
          <w:bCs/>
          <w:sz w:val="24"/>
          <w:szCs w:val="24"/>
        </w:rPr>
        <w:t>“</w:t>
      </w:r>
      <w:r w:rsidRPr="00BA413A">
        <w:rPr>
          <w:rFonts w:ascii="Times New Roman" w:hAnsi="Times New Roman"/>
          <w:b/>
          <w:bCs/>
          <w:sz w:val="24"/>
          <w:szCs w:val="24"/>
        </w:rPr>
        <w:t xml:space="preserve">Supporting Note S5. Caution regarding intensity-based dip-visibility resolution measurement in </w:t>
      </w:r>
      <w:r>
        <w:rPr>
          <w:rFonts w:ascii="Times New Roman" w:hAnsi="Times New Roman"/>
          <w:b/>
          <w:bCs/>
          <w:sz w:val="24"/>
          <w:szCs w:val="24"/>
        </w:rPr>
        <w:t>Fig. 4</w:t>
      </w:r>
      <w:r w:rsidRPr="00BA413A">
        <w:rPr>
          <w:rFonts w:ascii="Times New Roman" w:hAnsi="Times New Roman"/>
          <w:b/>
          <w:bCs/>
          <w:sz w:val="24"/>
          <w:szCs w:val="24"/>
        </w:rPr>
        <w:t>.</w:t>
      </w:r>
      <w:r w:rsidRPr="00BA413A">
        <w:rPr>
          <w:rFonts w:ascii="Times New Roman" w:hAnsi="Times New Roman"/>
        </w:rPr>
        <w:t xml:space="preserve"> </w:t>
      </w:r>
    </w:p>
    <w:p w14:paraId="3E150124" w14:textId="4990A21D" w:rsidR="002D6BE5" w:rsidRDefault="002D6BE5" w:rsidP="002D6BE5">
      <w:pPr>
        <w:wordWrap/>
        <w:adjustRightInd w:val="0"/>
        <w:spacing w:line="360" w:lineRule="auto"/>
        <w:rPr>
          <w:rFonts w:ascii="Times New Roman" w:hAnsi="Times New Roman"/>
          <w:sz w:val="24"/>
          <w:szCs w:val="24"/>
        </w:rPr>
      </w:pPr>
      <w:r w:rsidRPr="00BA413A">
        <w:rPr>
          <w:rFonts w:ascii="Times New Roman" w:hAnsi="Times New Roman"/>
          <w:sz w:val="24"/>
          <w:szCs w:val="24"/>
        </w:rPr>
        <w:t>For each of the image in Fig. S</w:t>
      </w:r>
      <w:r>
        <w:rPr>
          <w:rFonts w:ascii="Times New Roman" w:hAnsi="Times New Roman"/>
          <w:sz w:val="24"/>
          <w:szCs w:val="24"/>
        </w:rPr>
        <w:t>4</w:t>
      </w:r>
      <w:r w:rsidRPr="00BA413A">
        <w:rPr>
          <w:rFonts w:ascii="Times New Roman" w:hAnsi="Times New Roman"/>
          <w:sz w:val="24"/>
          <w:szCs w:val="24"/>
        </w:rPr>
        <w:t xml:space="preserve">-d, the lateral resolution is determined as the separation between line pairs having dip visibility of 0.1 as inspected in the corresponding cross-sectional intensity profiles in Fig. </w:t>
      </w:r>
      <w:r>
        <w:rPr>
          <w:rFonts w:ascii="Times New Roman" w:hAnsi="Times New Roman"/>
          <w:sz w:val="24"/>
          <w:szCs w:val="24"/>
        </w:rPr>
        <w:t>4</w:t>
      </w:r>
      <w:r w:rsidRPr="00BA413A">
        <w:rPr>
          <w:rFonts w:ascii="Times New Roman" w:hAnsi="Times New Roman"/>
          <w:sz w:val="24"/>
          <w:szCs w:val="24"/>
        </w:rPr>
        <w:t xml:space="preserve">e. However, determining image resolution solely via dip-visibility of line profiles need caution. The intensity-based resolution metric depends on the systematic noise, optical pixel size of the detection imaging system, and potential artifacts in the SOFI image processing. </w:t>
      </w:r>
      <w:r w:rsidRPr="002D6BE5">
        <w:rPr>
          <w:rFonts w:ascii="Times New Roman" w:hAnsi="Times New Roman"/>
          <w:sz w:val="24"/>
          <w:szCs w:val="24"/>
          <w:u w:val="single"/>
        </w:rPr>
        <w:t>To minimize such error and to produce representative cross-sectional intensity profiles (Fig. 4e), more than 20 intensity profiles are taken in parallel to the dashed lines (denoted by ‘</w:t>
      </w:r>
      <w:r w:rsidRPr="002D6BE5">
        <w:rPr>
          <w:rFonts w:ascii="Times New Roman" w:hAnsi="Times New Roman"/>
          <w:b/>
          <w:sz w:val="24"/>
          <w:szCs w:val="24"/>
          <w:u w:val="single"/>
        </w:rPr>
        <w:sym w:font="Wingdings" w:char="F081"/>
      </w:r>
      <w:r w:rsidRPr="002D6BE5">
        <w:rPr>
          <w:rFonts w:ascii="Times New Roman" w:hAnsi="Times New Roman"/>
          <w:sz w:val="24"/>
          <w:szCs w:val="24"/>
          <w:u w:val="single"/>
        </w:rPr>
        <w:t>-</w:t>
      </w:r>
      <w:r w:rsidRPr="002D6BE5">
        <w:rPr>
          <w:rFonts w:ascii="Times New Roman" w:hAnsi="Times New Roman"/>
          <w:b/>
          <w:sz w:val="24"/>
          <w:szCs w:val="24"/>
          <w:u w:val="single"/>
        </w:rPr>
        <w:sym w:font="Wingdings" w:char="F084"/>
      </w:r>
      <w:r w:rsidRPr="002D6BE5">
        <w:rPr>
          <w:rFonts w:ascii="Times New Roman" w:hAnsi="Times New Roman"/>
          <w:sz w:val="24"/>
          <w:szCs w:val="24"/>
          <w:u w:val="single"/>
        </w:rPr>
        <w:t>’ in Fig. 4b-d) and then averaged</w:t>
      </w:r>
      <w:r w:rsidRPr="00BA413A">
        <w:rPr>
          <w:rFonts w:ascii="Times New Roman" w:hAnsi="Times New Roman"/>
          <w:sz w:val="24"/>
          <w:szCs w:val="24"/>
        </w:rPr>
        <w:t>. Next, we complement our intensity-based resolution measurement with the SEM image (Fig. 4a) for accurate distance calibration.</w:t>
      </w:r>
      <w:r>
        <w:rPr>
          <w:rFonts w:ascii="Times New Roman" w:hAnsi="Times New Roman"/>
          <w:sz w:val="24"/>
          <w:szCs w:val="24"/>
        </w:rPr>
        <w:t>”</w:t>
      </w:r>
    </w:p>
    <w:p w14:paraId="373CF84C" w14:textId="0F0A8333" w:rsidR="00CC5E31" w:rsidRDefault="00CC5E31" w:rsidP="00050557">
      <w:pPr>
        <w:spacing w:line="360" w:lineRule="auto"/>
        <w:rPr>
          <w:rFonts w:ascii="Times New Roman" w:hAnsi="Times New Roman"/>
          <w:bCs/>
          <w:sz w:val="24"/>
          <w:szCs w:val="24"/>
        </w:rPr>
      </w:pPr>
    </w:p>
    <w:p w14:paraId="01B5E936" w14:textId="0FD7AF01" w:rsidR="002121BD" w:rsidRDefault="002D6BE5" w:rsidP="00E1200A">
      <w:pPr>
        <w:spacing w:line="360" w:lineRule="auto"/>
        <w:ind w:firstLine="800"/>
        <w:rPr>
          <w:rFonts w:ascii="Times New Roman" w:hAnsi="Times New Roman"/>
          <w:bCs/>
          <w:sz w:val="24"/>
          <w:szCs w:val="24"/>
        </w:rPr>
      </w:pPr>
      <w:r>
        <w:rPr>
          <w:rFonts w:ascii="Times New Roman" w:hAnsi="Times New Roman"/>
          <w:bCs/>
          <w:sz w:val="24"/>
          <w:szCs w:val="24"/>
        </w:rPr>
        <w:t xml:space="preserve">The above </w:t>
      </w:r>
      <w:ins w:id="95" w:author="choi young" w:date="2021-12-29T12:13:00Z">
        <w:r w:rsidR="00A25AB0">
          <w:rPr>
            <w:rFonts w:ascii="Times New Roman" w:hAnsi="Times New Roman"/>
            <w:bCs/>
            <w:sz w:val="24"/>
            <w:szCs w:val="24"/>
          </w:rPr>
          <w:t>underline</w:t>
        </w:r>
      </w:ins>
      <w:del w:id="96" w:author="choi young" w:date="2021-12-29T12:13:00Z">
        <w:r w:rsidDel="00A25AB0">
          <w:rPr>
            <w:rFonts w:ascii="Times New Roman" w:hAnsi="Times New Roman"/>
            <w:bCs/>
            <w:sz w:val="24"/>
            <w:szCs w:val="24"/>
          </w:rPr>
          <w:delText>dashe</w:delText>
        </w:r>
      </w:del>
      <w:r>
        <w:rPr>
          <w:rFonts w:ascii="Times New Roman" w:hAnsi="Times New Roman"/>
          <w:bCs/>
          <w:sz w:val="24"/>
          <w:szCs w:val="24"/>
        </w:rPr>
        <w:t xml:space="preserve">d sentence in </w:t>
      </w:r>
      <w:r w:rsidRPr="002D6BE5">
        <w:rPr>
          <w:rFonts w:ascii="Times New Roman" w:hAnsi="Times New Roman"/>
          <w:b/>
          <w:sz w:val="24"/>
          <w:szCs w:val="24"/>
        </w:rPr>
        <w:t>Supporting Note S5</w:t>
      </w:r>
      <w:r>
        <w:rPr>
          <w:rFonts w:ascii="Times New Roman" w:hAnsi="Times New Roman"/>
          <w:bCs/>
          <w:sz w:val="24"/>
          <w:szCs w:val="24"/>
        </w:rPr>
        <w:t xml:space="preserve"> remarks that lateral spatial resolution of </w:t>
      </w:r>
      <w:r w:rsidRPr="002D6BE5">
        <w:rPr>
          <w:rFonts w:ascii="Times New Roman" w:hAnsi="Times New Roman"/>
          <w:bCs/>
          <w:sz w:val="24"/>
          <w:szCs w:val="24"/>
        </w:rPr>
        <w:t>Figs. 4b, c and d</w:t>
      </w:r>
      <w:r>
        <w:rPr>
          <w:rFonts w:ascii="Times New Roman" w:hAnsi="Times New Roman"/>
          <w:bCs/>
          <w:sz w:val="24"/>
          <w:szCs w:val="24"/>
        </w:rPr>
        <w:t xml:space="preserve"> is already calibrated with vertically integrated line-cut intensity profiles. </w:t>
      </w:r>
      <w:r w:rsidR="00BF53A0">
        <w:rPr>
          <w:rFonts w:ascii="Times New Roman" w:hAnsi="Times New Roman"/>
          <w:bCs/>
          <w:sz w:val="24"/>
          <w:szCs w:val="24"/>
        </w:rPr>
        <w:t xml:space="preserve">To provide reference to </w:t>
      </w:r>
      <w:r w:rsidR="00BF53A0" w:rsidRPr="00F53F1A">
        <w:rPr>
          <w:rFonts w:ascii="Times New Roman" w:hAnsi="Times New Roman"/>
          <w:b/>
          <w:sz w:val="24"/>
          <w:szCs w:val="24"/>
          <w:rPrChange w:id="97" w:author="choi young" w:date="2021-12-29T12:26:00Z">
            <w:rPr>
              <w:rFonts w:ascii="Times New Roman" w:hAnsi="Times New Roman"/>
              <w:bCs/>
              <w:sz w:val="24"/>
              <w:szCs w:val="24"/>
            </w:rPr>
          </w:rPrChange>
        </w:rPr>
        <w:t>Supporting Note S5</w:t>
      </w:r>
      <w:r w:rsidR="00BF53A0">
        <w:rPr>
          <w:rFonts w:ascii="Times New Roman" w:hAnsi="Times New Roman"/>
          <w:bCs/>
          <w:sz w:val="24"/>
          <w:szCs w:val="24"/>
        </w:rPr>
        <w:t>, we’ve added a remark at the end of the first paragraph following Fig. 3, as follows:</w:t>
      </w:r>
    </w:p>
    <w:p w14:paraId="21DF8926" w14:textId="77777777" w:rsidR="00BF53A0" w:rsidRDefault="00BF53A0" w:rsidP="00E1200A">
      <w:pPr>
        <w:spacing w:line="360" w:lineRule="auto"/>
        <w:ind w:firstLine="800"/>
        <w:rPr>
          <w:rFonts w:ascii="Times New Roman" w:hAnsi="Times New Roman"/>
          <w:bCs/>
          <w:sz w:val="24"/>
          <w:szCs w:val="24"/>
        </w:rPr>
      </w:pPr>
    </w:p>
    <w:p w14:paraId="4B5E144C" w14:textId="3018F438" w:rsidR="00BF53A0" w:rsidRDefault="00BF53A0" w:rsidP="00BF53A0">
      <w:pPr>
        <w:spacing w:line="360" w:lineRule="auto"/>
        <w:rPr>
          <w:rFonts w:ascii="Times New Roman" w:hAnsi="Times New Roman"/>
          <w:bCs/>
          <w:sz w:val="24"/>
          <w:szCs w:val="24"/>
        </w:rPr>
      </w:pPr>
      <w:r>
        <w:rPr>
          <w:rFonts w:ascii="Times New Roman" w:hAnsi="Times New Roman"/>
          <w:sz w:val="24"/>
          <w:szCs w:val="24"/>
        </w:rPr>
        <w:lastRenderedPageBreak/>
        <w:t>“Lateral spatial resolution of the resulting fluorescence images is calibrate</w:t>
      </w:r>
      <w:r w:rsidRPr="00917022">
        <w:rPr>
          <w:rFonts w:ascii="Times New Roman" w:hAnsi="Times New Roman"/>
          <w:sz w:val="24"/>
          <w:szCs w:val="24"/>
        </w:rPr>
        <w:t>d as the minimum separation at which the dip visibility of a doubly-peaked cross-sectional intensity profile reaches 0.1, corresponding to about 20% dip with respect to the peak intensity (for the exact definition, see</w:t>
      </w:r>
      <w:r>
        <w:rPr>
          <w:rFonts w:ascii="Times New Roman" w:hAnsi="Times New Roman"/>
          <w:sz w:val="24"/>
          <w:szCs w:val="24"/>
        </w:rPr>
        <w:t xml:space="preserve"> Section S4 in</w:t>
      </w:r>
      <w:r w:rsidRPr="00917022">
        <w:rPr>
          <w:rFonts w:ascii="Times New Roman" w:hAnsi="Times New Roman"/>
          <w:sz w:val="24"/>
          <w:szCs w:val="24"/>
        </w:rPr>
        <w:t xml:space="preserve"> Supporting </w:t>
      </w:r>
      <w:r>
        <w:rPr>
          <w:rFonts w:ascii="Times New Roman" w:hAnsi="Times New Roman"/>
          <w:sz w:val="24"/>
          <w:szCs w:val="24"/>
        </w:rPr>
        <w:t>Information</w:t>
      </w:r>
      <w:r w:rsidRPr="00917022">
        <w:rPr>
          <w:rFonts w:ascii="Times New Roman" w:hAnsi="Times New Roman"/>
          <w:sz w:val="24"/>
          <w:szCs w:val="24"/>
        </w:rPr>
        <w:t>).</w:t>
      </w:r>
      <w:r>
        <w:rPr>
          <w:rFonts w:ascii="Times New Roman" w:hAnsi="Times New Roman"/>
          <w:sz w:val="24"/>
          <w:szCs w:val="24"/>
        </w:rPr>
        <w:t xml:space="preserve"> Resolution gain is defined as the ratio of the distances that achieves dip-visibility of 0.1 before and after NS-SOFI processing. </w:t>
      </w:r>
      <w:r w:rsidRPr="00BF53A0">
        <w:rPr>
          <w:rFonts w:ascii="Times New Roman" w:hAnsi="Times New Roman"/>
          <w:sz w:val="24"/>
          <w:szCs w:val="24"/>
          <w:u w:val="single"/>
        </w:rPr>
        <w:t>The cautions regarding line-cut based resolution calibration are noted in Supporting Note S5 in Supporting Information.”</w:t>
      </w:r>
    </w:p>
    <w:p w14:paraId="3366F21A" w14:textId="61586DE7" w:rsidR="00BF53A0" w:rsidRDefault="00BF53A0" w:rsidP="00050557">
      <w:pPr>
        <w:spacing w:line="360" w:lineRule="auto"/>
        <w:rPr>
          <w:rFonts w:ascii="Times New Roman" w:hAnsi="Times New Roman"/>
          <w:bCs/>
          <w:sz w:val="24"/>
          <w:szCs w:val="24"/>
        </w:rPr>
      </w:pPr>
    </w:p>
    <w:p w14:paraId="187D18DA" w14:textId="77777777" w:rsidR="00CB6188" w:rsidRDefault="00CB6188" w:rsidP="00050557">
      <w:pPr>
        <w:spacing w:line="360" w:lineRule="auto"/>
        <w:rPr>
          <w:rFonts w:ascii="Times New Roman" w:hAnsi="Times New Roman"/>
          <w:bCs/>
          <w:sz w:val="24"/>
          <w:szCs w:val="24"/>
        </w:rPr>
      </w:pPr>
    </w:p>
    <w:p w14:paraId="0FC565E3" w14:textId="5061D97C" w:rsidR="00050557" w:rsidRDefault="00050557" w:rsidP="00050557">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1.3. Why NS-SOFI achieves moderate resolution gain compared to similar variants of SOFI.</w:t>
      </w:r>
    </w:p>
    <w:p w14:paraId="4E4C3C37" w14:textId="77777777" w:rsidR="00573914" w:rsidRDefault="0086227C" w:rsidP="00573914">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 xml:space="preserve">1.3.1. </w:t>
      </w:r>
      <w:r w:rsidR="00573914">
        <w:rPr>
          <w:rFonts w:ascii="Times New Roman" w:hAnsi="Times New Roman"/>
          <w:bCs/>
          <w:sz w:val="24"/>
          <w:szCs w:val="24"/>
        </w:rPr>
        <w:t>Reviewer 1’s comments to be addressed</w:t>
      </w:r>
    </w:p>
    <w:p w14:paraId="4EE0D66E" w14:textId="728B5BFF" w:rsidR="00CC5E31" w:rsidRDefault="00CC5E31">
      <w:pPr>
        <w:pStyle w:val="a4"/>
        <w:numPr>
          <w:ilvl w:val="0"/>
          <w:numId w:val="3"/>
        </w:numPr>
        <w:spacing w:line="360" w:lineRule="auto"/>
        <w:ind w:leftChars="0"/>
        <w:jc w:val="both"/>
        <w:rPr>
          <w:rFonts w:ascii="Times New Roman" w:hAnsi="Times New Roman"/>
          <w:bCs/>
        </w:rPr>
        <w:pPrChange w:id="98" w:author="choi young" w:date="2021-12-29T12:27:00Z">
          <w:pPr>
            <w:pStyle w:val="a4"/>
            <w:numPr>
              <w:numId w:val="3"/>
            </w:numPr>
            <w:spacing w:line="360" w:lineRule="auto"/>
            <w:ind w:leftChars="0" w:left="760" w:hanging="360"/>
          </w:pPr>
        </w:pPrChange>
      </w:pPr>
      <w:r>
        <w:rPr>
          <w:rFonts w:ascii="Times New Roman" w:hAnsi="Times New Roman"/>
          <w:bCs/>
        </w:rPr>
        <w:t xml:space="preserve"> </w:t>
      </w:r>
      <w:r w:rsidR="00D00BE8" w:rsidRPr="00CC5E31">
        <w:rPr>
          <w:rFonts w:ascii="Times New Roman" w:hAnsi="Times New Roman"/>
          <w:bCs/>
        </w:rPr>
        <w:t xml:space="preserve">While there is some increase in the present implementation relative to SOFI, </w:t>
      </w:r>
      <w:r w:rsidR="00D00BE8" w:rsidRPr="00CC5E31">
        <w:rPr>
          <w:rFonts w:ascii="Times New Roman" w:hAnsi="Times New Roman"/>
          <w:bCs/>
          <w:u w:val="single"/>
        </w:rPr>
        <w:t>it cannot really be regarded as a viable imaging system</w:t>
      </w:r>
      <w:r w:rsidR="00D00BE8" w:rsidRPr="00CC5E31">
        <w:rPr>
          <w:rFonts w:ascii="Times New Roman" w:hAnsi="Times New Roman"/>
          <w:bCs/>
        </w:rPr>
        <w:t xml:space="preserve">. </w:t>
      </w:r>
      <w:r w:rsidR="00D00BE8" w:rsidRPr="00CC5E31">
        <w:rPr>
          <w:rFonts w:ascii="Times New Roman" w:eastAsia="맑은 고딕" w:hAnsi="Times New Roman" w:cs="Times New Roman"/>
          <w:bCs/>
          <w:kern w:val="2"/>
        </w:rPr>
        <w:t xml:space="preserve">Too much has been </w:t>
      </w:r>
      <w:r w:rsidR="00D00BE8" w:rsidRPr="00CC5E31">
        <w:rPr>
          <w:rFonts w:ascii="Times New Roman" w:eastAsia="맑은 고딕" w:hAnsi="Times New Roman" w:cs="Times New Roman"/>
          <w:bCs/>
          <w:kern w:val="2"/>
          <w:u w:val="single"/>
        </w:rPr>
        <w:t>compromised for this moderate extra gain in resolution</w:t>
      </w:r>
      <w:r w:rsidR="00D00BE8" w:rsidRPr="00CC5E31">
        <w:rPr>
          <w:rFonts w:ascii="Times New Roman" w:hAnsi="Times New Roman"/>
          <w:bCs/>
        </w:rPr>
        <w:t>- a complex substrate, access only to the surface, a relatively complex excitation geometry (in transmission) etc.</w:t>
      </w:r>
      <w:r w:rsidRPr="00CC5E31">
        <w:rPr>
          <w:rFonts w:ascii="Times New Roman" w:hAnsi="Times New Roman"/>
          <w:bCs/>
        </w:rPr>
        <w:t xml:space="preserve"> Since other methods employing SOFI in conjunction with spatially varying excitation such as </w:t>
      </w:r>
      <w:r w:rsidRPr="00CC5E31">
        <w:rPr>
          <w:rFonts w:ascii="Times New Roman" w:hAnsi="Times New Roman"/>
          <w:bCs/>
          <w:u w:val="single"/>
        </w:rPr>
        <w:t>SOFISM</w:t>
      </w:r>
      <w:r w:rsidRPr="00CC5E31">
        <w:rPr>
          <w:rFonts w:ascii="Times New Roman" w:hAnsi="Times New Roman"/>
          <w:bCs/>
        </w:rPr>
        <w:t xml:space="preserve"> (SOFI + confocal) or </w:t>
      </w:r>
      <w:r w:rsidRPr="00CC5E31">
        <w:rPr>
          <w:rFonts w:ascii="Times New Roman" w:hAnsi="Times New Roman"/>
          <w:bCs/>
          <w:u w:val="single"/>
        </w:rPr>
        <w:t>SOFI-SIM</w:t>
      </w:r>
      <w:r w:rsidRPr="00CC5E31">
        <w:rPr>
          <w:rFonts w:ascii="Times New Roman" w:hAnsi="Times New Roman"/>
          <w:bCs/>
        </w:rPr>
        <w:t xml:space="preserve"> (SOFI + structured illumination) as presented recently in </w:t>
      </w:r>
      <w:proofErr w:type="spellStart"/>
      <w:r w:rsidRPr="00CC5E31">
        <w:rPr>
          <w:rFonts w:ascii="Times New Roman" w:hAnsi="Times New Roman"/>
          <w:bCs/>
        </w:rPr>
        <w:t>Sroda</w:t>
      </w:r>
      <w:proofErr w:type="spellEnd"/>
      <w:r w:rsidRPr="00CC5E31">
        <w:rPr>
          <w:rFonts w:ascii="Times New Roman" w:hAnsi="Times New Roman"/>
          <w:bCs/>
        </w:rPr>
        <w:t xml:space="preserve"> et al. (Optica 7, 1308, 2020), in Zhao et al (Optics Letters 42, 3956, 2017) and especially in </w:t>
      </w:r>
      <w:proofErr w:type="spellStart"/>
      <w:r w:rsidRPr="00CC5E31">
        <w:rPr>
          <w:rFonts w:ascii="Times New Roman" w:hAnsi="Times New Roman"/>
          <w:bCs/>
        </w:rPr>
        <w:t>Descloux</w:t>
      </w:r>
      <w:proofErr w:type="spellEnd"/>
      <w:r w:rsidRPr="00CC5E31">
        <w:rPr>
          <w:rFonts w:ascii="Times New Roman" w:hAnsi="Times New Roman"/>
          <w:bCs/>
        </w:rPr>
        <w:t xml:space="preserve"> et al. (ACS Photonics 8, 2440, 2021) </w:t>
      </w:r>
      <w:r w:rsidRPr="00CC5E31">
        <w:rPr>
          <w:rFonts w:ascii="Times New Roman" w:hAnsi="Times New Roman"/>
          <w:bCs/>
          <w:u w:val="single"/>
        </w:rPr>
        <w:t>provide better resolution with less compromises</w:t>
      </w:r>
      <w:r w:rsidRPr="00CC5E31">
        <w:rPr>
          <w:rFonts w:ascii="Times New Roman" w:hAnsi="Times New Roman"/>
          <w:bCs/>
        </w:rPr>
        <w:t>.</w:t>
      </w:r>
    </w:p>
    <w:p w14:paraId="675544B7" w14:textId="77777777" w:rsidR="00EA1DCA" w:rsidRPr="00CC5E31" w:rsidRDefault="00EA1DCA" w:rsidP="00EA1DCA">
      <w:pPr>
        <w:pStyle w:val="a4"/>
        <w:spacing w:line="360" w:lineRule="auto"/>
        <w:ind w:leftChars="0" w:left="760"/>
        <w:rPr>
          <w:rFonts w:ascii="Times New Roman" w:hAnsi="Times New Roman"/>
          <w:bCs/>
        </w:rPr>
      </w:pPr>
    </w:p>
    <w:p w14:paraId="7646A739" w14:textId="36A581C6" w:rsidR="00D00BE8" w:rsidRPr="00CC5E31" w:rsidRDefault="00D00BE8" w:rsidP="00CC5E31">
      <w:pPr>
        <w:pStyle w:val="a4"/>
        <w:numPr>
          <w:ilvl w:val="0"/>
          <w:numId w:val="3"/>
        </w:numPr>
        <w:spacing w:line="360" w:lineRule="auto"/>
        <w:ind w:leftChars="0"/>
        <w:rPr>
          <w:rFonts w:ascii="Times New Roman" w:hAnsi="Times New Roman"/>
          <w:bCs/>
        </w:rPr>
      </w:pPr>
      <w:r w:rsidRPr="00CC5E31">
        <w:rPr>
          <w:rFonts w:ascii="Times New Roman" w:hAnsi="Times New Roman"/>
          <w:bCs/>
        </w:rPr>
        <w:t xml:space="preserve"> </w:t>
      </w:r>
      <w:r w:rsidR="00CC5E31" w:rsidRPr="00CC5E31">
        <w:rPr>
          <w:rFonts w:ascii="Times New Roman" w:hAnsi="Times New Roman"/>
          <w:bCs/>
        </w:rPr>
        <w:t xml:space="preserve">Why are the </w:t>
      </w:r>
      <w:r w:rsidR="00CC5E31" w:rsidRPr="00CC5E31">
        <w:rPr>
          <w:rFonts w:ascii="Times New Roman" w:hAnsi="Times New Roman"/>
          <w:bCs/>
          <w:u w:val="single"/>
        </w:rPr>
        <w:t>results so disappointing in terms of spatial resolution as compared to techniques mentioned above?</w:t>
      </w:r>
      <w:r w:rsidR="00CC5E31" w:rsidRPr="00CC5E31">
        <w:rPr>
          <w:rFonts w:ascii="Times New Roman" w:hAnsi="Times New Roman"/>
          <w:bCs/>
        </w:rPr>
        <w:t xml:space="preserve"> What is the </w:t>
      </w:r>
      <w:r w:rsidR="00CC5E31" w:rsidRPr="00CC5E31">
        <w:rPr>
          <w:rFonts w:ascii="Times New Roman" w:hAnsi="Times New Roman"/>
          <w:bCs/>
          <w:u w:val="single"/>
        </w:rPr>
        <w:t>maximal expected resolution for a system with speckle grains of 150nm?</w:t>
      </w:r>
    </w:p>
    <w:p w14:paraId="13ECE363" w14:textId="77777777" w:rsidR="00F53F1A" w:rsidRDefault="00F53F1A">
      <w:pPr>
        <w:pStyle w:val="a4"/>
        <w:rPr>
          <w:ins w:id="99" w:author="choi young" w:date="2021-12-29T12:27:00Z"/>
          <w:rFonts w:ascii="Times New Roman" w:hAnsi="Times New Roman"/>
          <w:bCs/>
        </w:rPr>
        <w:pPrChange w:id="100" w:author="choi young" w:date="2021-12-29T12:27:00Z">
          <w:pPr>
            <w:spacing w:line="360" w:lineRule="auto"/>
          </w:pPr>
        </w:pPrChange>
      </w:pPr>
    </w:p>
    <w:p w14:paraId="67EA3225" w14:textId="136A73F7" w:rsidR="007C685A" w:rsidRDefault="007C685A" w:rsidP="007C685A">
      <w:pPr>
        <w:spacing w:line="360" w:lineRule="auto"/>
        <w:rPr>
          <w:rFonts w:ascii="Times New Roman" w:hAnsi="Times New Roman"/>
          <w:bCs/>
          <w:sz w:val="24"/>
          <w:szCs w:val="24"/>
        </w:rPr>
      </w:pPr>
    </w:p>
    <w:p w14:paraId="75EF8925" w14:textId="617B5A9F" w:rsidR="009A52ED" w:rsidDel="00D63015" w:rsidRDefault="009A52ED" w:rsidP="007C685A">
      <w:pPr>
        <w:spacing w:line="360" w:lineRule="auto"/>
        <w:rPr>
          <w:del w:id="101" w:author="choi young" w:date="2021-12-29T13:28:00Z"/>
          <w:rFonts w:ascii="Times New Roman" w:hAnsi="Times New Roman"/>
          <w:bCs/>
          <w:sz w:val="24"/>
          <w:szCs w:val="24"/>
        </w:rPr>
      </w:pPr>
    </w:p>
    <w:p w14:paraId="29A16784" w14:textId="154B0405" w:rsidR="009A52ED" w:rsidRDefault="009A52ED" w:rsidP="007C685A">
      <w:pPr>
        <w:spacing w:line="360" w:lineRule="auto"/>
        <w:rPr>
          <w:rFonts w:ascii="Times New Roman" w:hAnsi="Times New Roman"/>
          <w:bCs/>
          <w:sz w:val="24"/>
          <w:szCs w:val="24"/>
        </w:rPr>
      </w:pPr>
    </w:p>
    <w:p w14:paraId="79E5E078" w14:textId="4B022242" w:rsidR="009A52ED" w:rsidRDefault="009A52ED" w:rsidP="007C685A">
      <w:pPr>
        <w:spacing w:line="360" w:lineRule="auto"/>
        <w:rPr>
          <w:rFonts w:ascii="Times New Roman" w:hAnsi="Times New Roman"/>
          <w:bCs/>
          <w:sz w:val="24"/>
          <w:szCs w:val="24"/>
        </w:rPr>
      </w:pPr>
    </w:p>
    <w:p w14:paraId="2BE91E7C" w14:textId="77777777" w:rsidR="009A52ED" w:rsidRDefault="009A52ED" w:rsidP="007C685A">
      <w:pPr>
        <w:spacing w:line="360" w:lineRule="auto"/>
        <w:rPr>
          <w:rFonts w:ascii="Times New Roman" w:hAnsi="Times New Roman"/>
          <w:bCs/>
          <w:sz w:val="24"/>
          <w:szCs w:val="24"/>
        </w:rPr>
      </w:pPr>
    </w:p>
    <w:p w14:paraId="26EFE499" w14:textId="61AD463C" w:rsidR="009A52ED" w:rsidRDefault="009A52ED" w:rsidP="009A52ED">
      <w:pPr>
        <w:spacing w:line="360" w:lineRule="auto"/>
        <w:rPr>
          <w:rFonts w:ascii="Times New Roman" w:hAnsi="Times New Roman"/>
          <w:bCs/>
          <w:sz w:val="24"/>
          <w:szCs w:val="24"/>
        </w:rPr>
      </w:pPr>
      <w:r>
        <w:rPr>
          <w:rFonts w:ascii="Times New Roman" w:hAnsi="Times New Roman" w:hint="eastAsia"/>
          <w:bCs/>
          <w:sz w:val="24"/>
          <w:szCs w:val="24"/>
        </w:rPr>
        <w:lastRenderedPageBreak/>
        <w:t>R</w:t>
      </w:r>
      <w:r>
        <w:rPr>
          <w:rFonts w:ascii="Times New Roman" w:hAnsi="Times New Roman"/>
          <w:bCs/>
          <w:sz w:val="24"/>
          <w:szCs w:val="24"/>
        </w:rPr>
        <w:t xml:space="preserve">1.3.3. Reply to R1.3.1.: </w:t>
      </w:r>
      <w:r>
        <w:rPr>
          <w:rFonts w:ascii="Times New Roman" w:hAnsi="Times New Roman"/>
          <w:b/>
          <w:sz w:val="24"/>
          <w:szCs w:val="24"/>
        </w:rPr>
        <w:t>a</w:t>
      </w:r>
      <w:r w:rsidRPr="009A52ED">
        <w:rPr>
          <w:rFonts w:ascii="Times New Roman" w:hAnsi="Times New Roman"/>
          <w:b/>
          <w:sz w:val="24"/>
          <w:szCs w:val="24"/>
        </w:rPr>
        <w:t>.</w:t>
      </w:r>
      <w:r>
        <w:rPr>
          <w:rFonts w:ascii="Times New Roman" w:hAnsi="Times New Roman"/>
          <w:bCs/>
          <w:sz w:val="24"/>
          <w:szCs w:val="24"/>
        </w:rPr>
        <w:t xml:space="preserve"> NS-SOFI compared to similar variants of SOFI.</w:t>
      </w:r>
    </w:p>
    <w:p w14:paraId="690DF41A" w14:textId="0F6E8159" w:rsidR="00CB6188" w:rsidRPr="009A52ED" w:rsidRDefault="009A52ED" w:rsidP="007C685A">
      <w:pPr>
        <w:spacing w:line="360" w:lineRule="auto"/>
        <w:rPr>
          <w:rFonts w:ascii="Times New Roman" w:hAnsi="Times New Roman"/>
          <w:bCs/>
          <w:sz w:val="24"/>
          <w:szCs w:val="24"/>
        </w:rPr>
      </w:pPr>
      <w:r>
        <w:rPr>
          <w:rFonts w:ascii="Times New Roman" w:hAnsi="Times New Roman"/>
          <w:bCs/>
          <w:noProof/>
          <w:sz w:val="24"/>
          <w:szCs w:val="24"/>
        </w:rPr>
        <w:drawing>
          <wp:inline distT="0" distB="0" distL="0" distR="0" wp14:anchorId="1D64FDE4" wp14:editId="60F3CACF">
            <wp:extent cx="5731510" cy="3409950"/>
            <wp:effectExtent l="0" t="0" r="2540" b="0"/>
            <wp:docPr id="153" name="그림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그림 1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409950"/>
                    </a:xfrm>
                    <a:prstGeom prst="rect">
                      <a:avLst/>
                    </a:prstGeom>
                  </pic:spPr>
                </pic:pic>
              </a:graphicData>
            </a:graphic>
          </wp:inline>
        </w:drawing>
      </w:r>
    </w:p>
    <w:p w14:paraId="72294F16" w14:textId="3B6F17F8" w:rsidR="00CB6188" w:rsidRPr="00A25AB0" w:rsidRDefault="00A25AB0" w:rsidP="007C685A">
      <w:pPr>
        <w:spacing w:line="360" w:lineRule="auto"/>
        <w:rPr>
          <w:rFonts w:ascii="Times New Roman" w:hAnsi="Times New Roman"/>
          <w:b/>
          <w:sz w:val="24"/>
          <w:szCs w:val="24"/>
          <w:rPrChange w:id="102" w:author="choi young" w:date="2021-12-29T12:15:00Z">
            <w:rPr>
              <w:rFonts w:ascii="Times New Roman" w:hAnsi="Times New Roman"/>
              <w:bCs/>
              <w:sz w:val="24"/>
              <w:szCs w:val="24"/>
            </w:rPr>
          </w:rPrChange>
        </w:rPr>
      </w:pPr>
      <w:ins w:id="103" w:author="choi young" w:date="2021-12-29T12:14:00Z">
        <w:r w:rsidRPr="00A25AB0">
          <w:rPr>
            <w:rFonts w:ascii="Times New Roman" w:hAnsi="Times New Roman"/>
            <w:b/>
            <w:sz w:val="24"/>
            <w:szCs w:val="24"/>
            <w:rPrChange w:id="104" w:author="choi young" w:date="2021-12-29T12:15:00Z">
              <w:rPr>
                <w:rFonts w:ascii="Times New Roman" w:hAnsi="Times New Roman"/>
                <w:bCs/>
                <w:sz w:val="24"/>
                <w:szCs w:val="24"/>
              </w:rPr>
            </w:rPrChange>
          </w:rPr>
          <w:t xml:space="preserve">Fig. R3. NS-SOFI compared to similar variants of SOFI. </w:t>
        </w:r>
      </w:ins>
    </w:p>
    <w:p w14:paraId="4D6C7A54" w14:textId="17ACF59D" w:rsidR="00CB6188" w:rsidRDefault="00A25AB0" w:rsidP="007C685A">
      <w:pPr>
        <w:spacing w:line="360" w:lineRule="auto"/>
        <w:rPr>
          <w:rFonts w:ascii="Times New Roman" w:hAnsi="Times New Roman"/>
          <w:bCs/>
          <w:sz w:val="24"/>
          <w:szCs w:val="24"/>
        </w:rPr>
      </w:pPr>
      <w:ins w:id="105" w:author="choi young" w:date="2021-12-29T12:15:00Z">
        <w:r>
          <w:rPr>
            <w:rFonts w:ascii="Times New Roman" w:hAnsi="Times New Roman"/>
            <w:bCs/>
            <w:sz w:val="24"/>
            <w:szCs w:val="24"/>
          </w:rPr>
          <w:tab/>
          <w:t xml:space="preserve">The crucial difference between our NS-SOFI and other variants of SOFI lies in the mechanism of inducing blinking </w:t>
        </w:r>
        <w:proofErr w:type="spellStart"/>
        <w:r>
          <w:rPr>
            <w:rFonts w:ascii="Times New Roman" w:hAnsi="Times New Roman"/>
            <w:bCs/>
            <w:sz w:val="24"/>
            <w:szCs w:val="24"/>
          </w:rPr>
          <w:t>fluorohphores</w:t>
        </w:r>
        <w:proofErr w:type="spellEnd"/>
        <w:r>
          <w:rPr>
            <w:rFonts w:ascii="Times New Roman" w:hAnsi="Times New Roman"/>
            <w:bCs/>
            <w:sz w:val="24"/>
            <w:szCs w:val="24"/>
          </w:rPr>
          <w:t xml:space="preserve">. </w:t>
        </w:r>
      </w:ins>
      <w:ins w:id="106" w:author="choi young" w:date="2021-12-29T12:16:00Z">
        <w:r>
          <w:rPr>
            <w:rFonts w:ascii="Times New Roman" w:hAnsi="Times New Roman"/>
            <w:bCs/>
            <w:sz w:val="24"/>
            <w:szCs w:val="24"/>
          </w:rPr>
          <w:t xml:space="preserve">As reviewer 1 recommended, we’ve analyzed the recent variants of SOFI, such as SOFISM and SOFI-SIM together with conventional wide-field SOFI proposed by </w:t>
        </w:r>
        <w:proofErr w:type="spellStart"/>
        <w:r>
          <w:rPr>
            <w:rFonts w:ascii="Times New Roman" w:hAnsi="Times New Roman"/>
            <w:bCs/>
            <w:sz w:val="24"/>
            <w:szCs w:val="24"/>
          </w:rPr>
          <w:t>Dertinger</w:t>
        </w:r>
        <w:proofErr w:type="spellEnd"/>
        <w:r>
          <w:rPr>
            <w:rFonts w:ascii="Times New Roman" w:hAnsi="Times New Roman"/>
            <w:bCs/>
            <w:sz w:val="24"/>
            <w:szCs w:val="24"/>
          </w:rPr>
          <w:t xml:space="preserve">, Thomas, et al. in 2009. </w:t>
        </w:r>
      </w:ins>
      <w:ins w:id="107" w:author="choi young" w:date="2021-12-29T12:17:00Z">
        <w:r>
          <w:rPr>
            <w:rFonts w:ascii="Times New Roman" w:hAnsi="Times New Roman"/>
            <w:bCs/>
            <w:sz w:val="24"/>
            <w:szCs w:val="24"/>
          </w:rPr>
          <w:t xml:space="preserve">These three variants of SOFI all rely on </w:t>
        </w:r>
        <w:r w:rsidR="000B225D">
          <w:rPr>
            <w:rFonts w:ascii="Times New Roman" w:hAnsi="Times New Roman"/>
            <w:bCs/>
            <w:sz w:val="24"/>
            <w:szCs w:val="24"/>
          </w:rPr>
          <w:t xml:space="preserve">inherent </w:t>
        </w:r>
        <w:r>
          <w:rPr>
            <w:rFonts w:ascii="Times New Roman" w:hAnsi="Times New Roman"/>
            <w:bCs/>
            <w:sz w:val="24"/>
            <w:szCs w:val="24"/>
          </w:rPr>
          <w:t xml:space="preserve">blinking </w:t>
        </w:r>
      </w:ins>
      <w:ins w:id="108" w:author="choi young" w:date="2021-12-29T12:19:00Z">
        <w:r w:rsidR="000B225D">
          <w:rPr>
            <w:rFonts w:ascii="Times New Roman" w:hAnsi="Times New Roman"/>
            <w:bCs/>
            <w:sz w:val="24"/>
            <w:szCs w:val="24"/>
          </w:rPr>
          <w:t xml:space="preserve">of </w:t>
        </w:r>
      </w:ins>
      <w:ins w:id="109" w:author="choi young" w:date="2021-12-29T12:17:00Z">
        <w:r>
          <w:rPr>
            <w:rFonts w:ascii="Times New Roman" w:hAnsi="Times New Roman"/>
            <w:bCs/>
            <w:sz w:val="24"/>
            <w:szCs w:val="24"/>
          </w:rPr>
          <w:t xml:space="preserve">fluorophores, where </w:t>
        </w:r>
      </w:ins>
      <w:ins w:id="110" w:author="choi young" w:date="2021-12-29T12:18:00Z">
        <w:r w:rsidR="000B225D">
          <w:rPr>
            <w:rFonts w:ascii="Times New Roman" w:hAnsi="Times New Roman"/>
            <w:bCs/>
            <w:sz w:val="24"/>
            <w:szCs w:val="24"/>
          </w:rPr>
          <w:t>fluorophores</w:t>
        </w:r>
      </w:ins>
      <w:ins w:id="111" w:author="choi young" w:date="2021-12-29T12:19:00Z">
        <w:r w:rsidR="000B225D">
          <w:rPr>
            <w:rFonts w:ascii="Times New Roman" w:hAnsi="Times New Roman"/>
            <w:bCs/>
            <w:sz w:val="24"/>
            <w:szCs w:val="24"/>
          </w:rPr>
          <w:t xml:space="preserve">, well approximated as atoms having three energy levels, </w:t>
        </w:r>
      </w:ins>
      <w:ins w:id="112" w:author="choi young" w:date="2021-12-29T12:18:00Z">
        <w:r w:rsidR="000B225D">
          <w:rPr>
            <w:rFonts w:ascii="Times New Roman" w:hAnsi="Times New Roman"/>
            <w:bCs/>
            <w:sz w:val="24"/>
            <w:szCs w:val="24"/>
          </w:rPr>
          <w:t xml:space="preserve">have dual choices in </w:t>
        </w:r>
      </w:ins>
      <w:ins w:id="113" w:author="choi young" w:date="2021-12-29T14:12:00Z">
        <w:r w:rsidR="004520D2">
          <w:rPr>
            <w:rFonts w:ascii="Times New Roman" w:hAnsi="Times New Roman" w:hint="eastAsia"/>
            <w:bCs/>
            <w:sz w:val="24"/>
            <w:szCs w:val="24"/>
          </w:rPr>
          <w:t>t</w:t>
        </w:r>
        <w:r w:rsidR="004520D2">
          <w:rPr>
            <w:rFonts w:ascii="Times New Roman" w:hAnsi="Times New Roman"/>
            <w:bCs/>
            <w:sz w:val="24"/>
            <w:szCs w:val="24"/>
          </w:rPr>
          <w:t xml:space="preserve">he </w:t>
        </w:r>
      </w:ins>
      <w:ins w:id="114" w:author="choi young" w:date="2021-12-29T12:18:00Z">
        <w:r w:rsidR="000B225D">
          <w:rPr>
            <w:rFonts w:ascii="Times New Roman" w:hAnsi="Times New Roman"/>
            <w:bCs/>
            <w:sz w:val="24"/>
            <w:szCs w:val="24"/>
          </w:rPr>
          <w:t xml:space="preserve">excited state </w:t>
        </w:r>
      </w:ins>
      <w:ins w:id="115" w:author="choi young" w:date="2021-12-29T12:20:00Z">
        <w:r w:rsidR="000B225D">
          <w:rPr>
            <w:rFonts w:ascii="Times New Roman" w:hAnsi="Times New Roman"/>
            <w:bCs/>
            <w:sz w:val="24"/>
            <w:szCs w:val="24"/>
          </w:rPr>
          <w:t xml:space="preserve">either </w:t>
        </w:r>
      </w:ins>
      <w:ins w:id="116" w:author="choi young" w:date="2021-12-29T12:18:00Z">
        <w:r w:rsidR="000B225D">
          <w:rPr>
            <w:rFonts w:ascii="Times New Roman" w:hAnsi="Times New Roman"/>
            <w:bCs/>
            <w:sz w:val="24"/>
            <w:szCs w:val="24"/>
          </w:rPr>
          <w:t xml:space="preserve">to relax directly into ground state by emitting fluorescent photons or </w:t>
        </w:r>
      </w:ins>
      <w:ins w:id="117" w:author="choi young" w:date="2021-12-29T12:20:00Z">
        <w:r w:rsidR="000B225D">
          <w:rPr>
            <w:rFonts w:ascii="Times New Roman" w:hAnsi="Times New Roman"/>
            <w:bCs/>
            <w:sz w:val="24"/>
            <w:szCs w:val="24"/>
          </w:rPr>
          <w:t>through</w:t>
        </w:r>
      </w:ins>
      <w:ins w:id="118" w:author="choi young" w:date="2021-12-29T12:18:00Z">
        <w:r w:rsidR="000B225D">
          <w:rPr>
            <w:rFonts w:ascii="Times New Roman" w:hAnsi="Times New Roman"/>
            <w:bCs/>
            <w:sz w:val="24"/>
            <w:szCs w:val="24"/>
          </w:rPr>
          <w:t xml:space="preserve"> intermediate energy level without </w:t>
        </w:r>
      </w:ins>
      <w:ins w:id="119" w:author="choi young" w:date="2021-12-29T12:19:00Z">
        <w:r w:rsidR="000B225D">
          <w:rPr>
            <w:rFonts w:ascii="Times New Roman" w:hAnsi="Times New Roman"/>
            <w:bCs/>
            <w:sz w:val="24"/>
            <w:szCs w:val="24"/>
          </w:rPr>
          <w:t>emission</w:t>
        </w:r>
      </w:ins>
      <w:ins w:id="120" w:author="choi young" w:date="2021-12-29T12:36:00Z">
        <w:r w:rsidR="006A22A4">
          <w:rPr>
            <w:rFonts w:ascii="Times New Roman" w:hAnsi="Times New Roman"/>
            <w:bCs/>
            <w:sz w:val="24"/>
            <w:szCs w:val="24"/>
          </w:rPr>
          <w:t xml:space="preserve"> before relaxing to the ground state</w:t>
        </w:r>
      </w:ins>
      <w:ins w:id="121" w:author="choi young" w:date="2021-12-29T12:19:00Z">
        <w:r w:rsidR="000B225D">
          <w:rPr>
            <w:rFonts w:ascii="Times New Roman" w:hAnsi="Times New Roman"/>
            <w:bCs/>
            <w:sz w:val="24"/>
            <w:szCs w:val="24"/>
          </w:rPr>
          <w:t xml:space="preserve">. </w:t>
        </w:r>
      </w:ins>
      <w:ins w:id="122" w:author="choi young" w:date="2021-12-29T12:20:00Z">
        <w:r w:rsidR="000B225D">
          <w:rPr>
            <w:rFonts w:ascii="Times New Roman" w:hAnsi="Times New Roman"/>
            <w:bCs/>
            <w:sz w:val="24"/>
            <w:szCs w:val="24"/>
          </w:rPr>
          <w:t>This blinking mechanism is owing to the quantum energy levels of fluorophores</w:t>
        </w:r>
      </w:ins>
      <w:ins w:id="123" w:author="choi young" w:date="2021-12-29T12:21:00Z">
        <w:r w:rsidR="000B225D">
          <w:rPr>
            <w:rFonts w:ascii="Times New Roman" w:hAnsi="Times New Roman"/>
            <w:bCs/>
            <w:sz w:val="24"/>
            <w:szCs w:val="24"/>
          </w:rPr>
          <w:t xml:space="preserve"> and</w:t>
        </w:r>
      </w:ins>
      <w:ins w:id="124" w:author="choi young" w:date="2021-12-29T12:20:00Z">
        <w:r w:rsidR="000B225D">
          <w:rPr>
            <w:rFonts w:ascii="Times New Roman" w:hAnsi="Times New Roman"/>
            <w:bCs/>
            <w:sz w:val="24"/>
            <w:szCs w:val="24"/>
          </w:rPr>
          <w:t xml:space="preserve"> have no spatial dimension</w:t>
        </w:r>
      </w:ins>
      <w:ins w:id="125" w:author="choi young" w:date="2021-12-29T12:21:00Z">
        <w:r w:rsidR="000B225D">
          <w:rPr>
            <w:rFonts w:ascii="Times New Roman" w:hAnsi="Times New Roman"/>
            <w:bCs/>
            <w:sz w:val="24"/>
            <w:szCs w:val="24"/>
          </w:rPr>
          <w:t>. Hence, the blinking mechanism is perfectly localized to the coordinate of the fluorophores</w:t>
        </w:r>
      </w:ins>
      <w:ins w:id="126" w:author="choi young" w:date="2021-12-29T12:23:00Z">
        <w:r w:rsidR="00513D7A">
          <w:rPr>
            <w:rFonts w:ascii="Times New Roman" w:hAnsi="Times New Roman"/>
            <w:bCs/>
            <w:sz w:val="24"/>
            <w:szCs w:val="24"/>
          </w:rPr>
          <w:t xml:space="preserve"> with no spatial extent</w:t>
        </w:r>
      </w:ins>
      <w:ins w:id="127" w:author="choi young" w:date="2021-12-29T12:21:00Z">
        <w:r w:rsidR="000B225D">
          <w:rPr>
            <w:rFonts w:ascii="Times New Roman" w:hAnsi="Times New Roman"/>
            <w:bCs/>
            <w:sz w:val="24"/>
            <w:szCs w:val="24"/>
          </w:rPr>
          <w:t xml:space="preserve">, which is a </w:t>
        </w:r>
      </w:ins>
      <w:ins w:id="128" w:author="choi young" w:date="2021-12-29T12:22:00Z">
        <w:r w:rsidR="000B225D">
          <w:rPr>
            <w:rFonts w:ascii="Times New Roman" w:hAnsi="Times New Roman"/>
            <w:bCs/>
            <w:sz w:val="24"/>
            <w:szCs w:val="24"/>
          </w:rPr>
          <w:t>priori</w:t>
        </w:r>
      </w:ins>
      <w:ins w:id="129" w:author="choi young" w:date="2021-12-29T12:21:00Z">
        <w:r w:rsidR="000B225D">
          <w:rPr>
            <w:rFonts w:ascii="Times New Roman" w:hAnsi="Times New Roman"/>
            <w:bCs/>
            <w:sz w:val="24"/>
            <w:szCs w:val="24"/>
          </w:rPr>
          <w:t xml:space="preserve"> super-resolution information </w:t>
        </w:r>
      </w:ins>
      <w:ins w:id="130" w:author="choi young" w:date="2021-12-29T12:22:00Z">
        <w:r w:rsidR="000B225D">
          <w:rPr>
            <w:rFonts w:ascii="Times New Roman" w:hAnsi="Times New Roman"/>
            <w:bCs/>
            <w:sz w:val="24"/>
            <w:szCs w:val="24"/>
          </w:rPr>
          <w:t xml:space="preserve">that can </w:t>
        </w:r>
      </w:ins>
      <w:ins w:id="131" w:author="choi young" w:date="2021-12-29T12:21:00Z">
        <w:r w:rsidR="000B225D">
          <w:rPr>
            <w:rFonts w:ascii="Times New Roman" w:hAnsi="Times New Roman"/>
            <w:bCs/>
            <w:sz w:val="24"/>
            <w:szCs w:val="24"/>
          </w:rPr>
          <w:t>subsequently</w:t>
        </w:r>
      </w:ins>
      <w:ins w:id="132" w:author="choi young" w:date="2021-12-29T12:22:00Z">
        <w:r w:rsidR="000B225D">
          <w:rPr>
            <w:rFonts w:ascii="Times New Roman" w:hAnsi="Times New Roman"/>
            <w:bCs/>
            <w:sz w:val="24"/>
            <w:szCs w:val="24"/>
          </w:rPr>
          <w:t xml:space="preserve"> be</w:t>
        </w:r>
      </w:ins>
      <w:ins w:id="133" w:author="choi young" w:date="2021-12-29T12:21:00Z">
        <w:r w:rsidR="000B225D">
          <w:rPr>
            <w:rFonts w:ascii="Times New Roman" w:hAnsi="Times New Roman"/>
            <w:bCs/>
            <w:sz w:val="24"/>
            <w:szCs w:val="24"/>
          </w:rPr>
          <w:t xml:space="preserve"> retrieved by localization</w:t>
        </w:r>
      </w:ins>
      <w:ins w:id="134" w:author="choi young" w:date="2021-12-29T12:22:00Z">
        <w:r w:rsidR="000B225D">
          <w:rPr>
            <w:rFonts w:ascii="Times New Roman" w:hAnsi="Times New Roman"/>
            <w:bCs/>
            <w:sz w:val="24"/>
            <w:szCs w:val="24"/>
          </w:rPr>
          <w:t xml:space="preserve"> </w:t>
        </w:r>
        <w:r w:rsidR="00513D7A">
          <w:rPr>
            <w:rFonts w:ascii="Times New Roman" w:hAnsi="Times New Roman"/>
            <w:bCs/>
            <w:sz w:val="24"/>
            <w:szCs w:val="24"/>
          </w:rPr>
          <w:t>technique</w:t>
        </w:r>
      </w:ins>
      <w:ins w:id="135" w:author="choi young" w:date="2021-12-29T12:23:00Z">
        <w:r w:rsidR="00513D7A">
          <w:rPr>
            <w:rFonts w:ascii="Times New Roman" w:hAnsi="Times New Roman"/>
            <w:bCs/>
            <w:sz w:val="24"/>
            <w:szCs w:val="24"/>
          </w:rPr>
          <w:t>s</w:t>
        </w:r>
      </w:ins>
      <w:ins w:id="136" w:author="choi young" w:date="2021-12-29T12:21:00Z">
        <w:r w:rsidR="000B225D">
          <w:rPr>
            <w:rFonts w:ascii="Times New Roman" w:hAnsi="Times New Roman"/>
            <w:bCs/>
            <w:sz w:val="24"/>
            <w:szCs w:val="24"/>
          </w:rPr>
          <w:t xml:space="preserve"> or fluctuation microscopy </w:t>
        </w:r>
      </w:ins>
      <w:ins w:id="137" w:author="choi young" w:date="2021-12-29T12:22:00Z">
        <w:r w:rsidR="000B225D">
          <w:rPr>
            <w:rFonts w:ascii="Times New Roman" w:hAnsi="Times New Roman"/>
            <w:bCs/>
            <w:sz w:val="24"/>
            <w:szCs w:val="24"/>
          </w:rPr>
          <w:t>(</w:t>
        </w:r>
      </w:ins>
      <w:ins w:id="138" w:author="choi young" w:date="2021-12-29T12:21:00Z">
        <w:r w:rsidR="000B225D">
          <w:rPr>
            <w:rFonts w:ascii="Times New Roman" w:hAnsi="Times New Roman"/>
            <w:bCs/>
            <w:sz w:val="24"/>
            <w:szCs w:val="24"/>
          </w:rPr>
          <w:t xml:space="preserve">such </w:t>
        </w:r>
      </w:ins>
      <w:ins w:id="139" w:author="choi young" w:date="2021-12-29T12:22:00Z">
        <w:r w:rsidR="00513D7A">
          <w:rPr>
            <w:rFonts w:ascii="Times New Roman" w:hAnsi="Times New Roman"/>
            <w:bCs/>
            <w:sz w:val="24"/>
            <w:szCs w:val="24"/>
          </w:rPr>
          <w:t>as SOFI)</w:t>
        </w:r>
      </w:ins>
      <w:ins w:id="140" w:author="choi young" w:date="2021-12-29T12:21:00Z">
        <w:r w:rsidR="000B225D">
          <w:rPr>
            <w:rFonts w:ascii="Times New Roman" w:hAnsi="Times New Roman"/>
            <w:bCs/>
            <w:sz w:val="24"/>
            <w:szCs w:val="24"/>
          </w:rPr>
          <w:t xml:space="preserve"> et</w:t>
        </w:r>
      </w:ins>
      <w:ins w:id="141" w:author="choi young" w:date="2021-12-29T12:22:00Z">
        <w:r w:rsidR="000B225D">
          <w:rPr>
            <w:rFonts w:ascii="Times New Roman" w:hAnsi="Times New Roman"/>
            <w:bCs/>
            <w:sz w:val="24"/>
            <w:szCs w:val="24"/>
          </w:rPr>
          <w:t>c.</w:t>
        </w:r>
      </w:ins>
    </w:p>
    <w:p w14:paraId="5D8D973C" w14:textId="0DCAC612" w:rsidR="00CB6188" w:rsidRPr="000B225D" w:rsidRDefault="00513D7A" w:rsidP="007C685A">
      <w:pPr>
        <w:spacing w:line="360" w:lineRule="auto"/>
        <w:rPr>
          <w:rFonts w:ascii="Times New Roman" w:hAnsi="Times New Roman"/>
          <w:bCs/>
          <w:sz w:val="24"/>
          <w:szCs w:val="24"/>
        </w:rPr>
      </w:pPr>
      <w:ins w:id="142" w:author="choi young" w:date="2021-12-29T12:23:00Z">
        <w:r>
          <w:rPr>
            <w:rFonts w:ascii="Times New Roman" w:hAnsi="Times New Roman"/>
            <w:bCs/>
            <w:sz w:val="24"/>
            <w:szCs w:val="24"/>
          </w:rPr>
          <w:tab/>
          <w:t>On the other hand, NS-SOFI use dynamic speckle illumination</w:t>
        </w:r>
      </w:ins>
      <w:ins w:id="143" w:author="choi young" w:date="2021-12-29T12:24:00Z">
        <w:r w:rsidRPr="00513D7A">
          <w:rPr>
            <w:rFonts w:ascii="Times New Roman" w:hAnsi="Times New Roman"/>
            <w:bCs/>
            <w:sz w:val="24"/>
            <w:szCs w:val="24"/>
          </w:rPr>
          <w:t xml:space="preserve"> </w:t>
        </w:r>
        <w:r>
          <w:rPr>
            <w:rFonts w:ascii="Times New Roman" w:hAnsi="Times New Roman"/>
            <w:bCs/>
            <w:sz w:val="24"/>
            <w:szCs w:val="24"/>
          </w:rPr>
          <w:t xml:space="preserve">in the near-field, which is </w:t>
        </w:r>
      </w:ins>
      <w:ins w:id="144" w:author="choi young" w:date="2021-12-29T12:23:00Z">
        <w:r>
          <w:rPr>
            <w:rFonts w:ascii="Times New Roman" w:hAnsi="Times New Roman"/>
            <w:bCs/>
            <w:sz w:val="24"/>
            <w:szCs w:val="24"/>
          </w:rPr>
          <w:t xml:space="preserve">shaped by </w:t>
        </w:r>
      </w:ins>
      <w:ins w:id="145" w:author="choi young" w:date="2021-12-29T12:25:00Z">
        <w:r>
          <w:rPr>
            <w:rFonts w:ascii="Times New Roman" w:hAnsi="Times New Roman"/>
            <w:bCs/>
            <w:sz w:val="24"/>
            <w:szCs w:val="24"/>
          </w:rPr>
          <w:t xml:space="preserve">a </w:t>
        </w:r>
      </w:ins>
      <w:ins w:id="146" w:author="choi young" w:date="2021-12-29T12:24:00Z">
        <w:r>
          <w:rPr>
            <w:rFonts w:ascii="Times New Roman" w:hAnsi="Times New Roman"/>
            <w:bCs/>
            <w:sz w:val="24"/>
            <w:szCs w:val="24"/>
          </w:rPr>
          <w:t>disordered substrate placed right below the fluorophores</w:t>
        </w:r>
      </w:ins>
      <w:ins w:id="147" w:author="choi young" w:date="2021-12-29T12:25:00Z">
        <w:r>
          <w:rPr>
            <w:rFonts w:ascii="Times New Roman" w:hAnsi="Times New Roman"/>
            <w:bCs/>
            <w:sz w:val="24"/>
            <w:szCs w:val="24"/>
          </w:rPr>
          <w:t>,</w:t>
        </w:r>
      </w:ins>
      <w:ins w:id="148" w:author="choi young" w:date="2021-12-29T12:24:00Z">
        <w:r>
          <w:rPr>
            <w:rFonts w:ascii="Times New Roman" w:hAnsi="Times New Roman"/>
            <w:bCs/>
            <w:sz w:val="24"/>
            <w:szCs w:val="24"/>
          </w:rPr>
          <w:t xml:space="preserve"> </w:t>
        </w:r>
      </w:ins>
      <w:ins w:id="149" w:author="choi young" w:date="2021-12-29T12:23:00Z">
        <w:r>
          <w:rPr>
            <w:rFonts w:ascii="Times New Roman" w:hAnsi="Times New Roman"/>
            <w:bCs/>
            <w:sz w:val="24"/>
            <w:szCs w:val="24"/>
          </w:rPr>
          <w:t xml:space="preserve">to artificially induce </w:t>
        </w:r>
      </w:ins>
      <w:ins w:id="150" w:author="choi young" w:date="2021-12-29T12:24:00Z">
        <w:r>
          <w:rPr>
            <w:rFonts w:ascii="Times New Roman" w:hAnsi="Times New Roman"/>
            <w:bCs/>
            <w:sz w:val="24"/>
            <w:szCs w:val="24"/>
          </w:rPr>
          <w:t xml:space="preserve">their </w:t>
        </w:r>
      </w:ins>
      <w:ins w:id="151" w:author="choi young" w:date="2021-12-29T12:23:00Z">
        <w:r>
          <w:rPr>
            <w:rFonts w:ascii="Times New Roman" w:hAnsi="Times New Roman"/>
            <w:bCs/>
            <w:sz w:val="24"/>
            <w:szCs w:val="24"/>
          </w:rPr>
          <w:t>fluorescence fluctuation</w:t>
        </w:r>
      </w:ins>
      <w:ins w:id="152" w:author="choi young" w:date="2021-12-29T12:24:00Z">
        <w:r>
          <w:rPr>
            <w:rFonts w:ascii="Times New Roman" w:hAnsi="Times New Roman"/>
            <w:bCs/>
            <w:sz w:val="24"/>
            <w:szCs w:val="24"/>
          </w:rPr>
          <w:t xml:space="preserve">. </w:t>
        </w:r>
      </w:ins>
      <w:ins w:id="153" w:author="choi young" w:date="2021-12-29T12:25:00Z">
        <w:r>
          <w:rPr>
            <w:rFonts w:ascii="Times New Roman" w:hAnsi="Times New Roman"/>
            <w:bCs/>
            <w:sz w:val="24"/>
            <w:szCs w:val="24"/>
          </w:rPr>
          <w:t xml:space="preserve">As the blinking mechanism </w:t>
        </w:r>
      </w:ins>
      <w:ins w:id="154" w:author="choi young" w:date="2021-12-29T12:27:00Z">
        <w:r w:rsidR="00F53F1A">
          <w:rPr>
            <w:rFonts w:ascii="Times New Roman" w:hAnsi="Times New Roman"/>
            <w:bCs/>
            <w:sz w:val="24"/>
            <w:szCs w:val="24"/>
          </w:rPr>
          <w:t>of NS-SOFI</w:t>
        </w:r>
      </w:ins>
      <w:ins w:id="155" w:author="choi young" w:date="2021-12-29T12:25:00Z">
        <w:r>
          <w:rPr>
            <w:rFonts w:ascii="Times New Roman" w:hAnsi="Times New Roman"/>
            <w:bCs/>
            <w:sz w:val="24"/>
            <w:szCs w:val="24"/>
          </w:rPr>
          <w:t xml:space="preserve"> has spatial correlation length, quantitatively characterized by speckle grain size</w:t>
        </w:r>
      </w:ins>
      <w:ins w:id="156" w:author="choi young" w:date="2021-12-29T12:27:00Z">
        <w:r w:rsidR="00F53F1A">
          <w:rPr>
            <w:rFonts w:ascii="Times New Roman" w:hAnsi="Times New Roman"/>
            <w:bCs/>
            <w:sz w:val="24"/>
            <w:szCs w:val="24"/>
          </w:rPr>
          <w:t>,</w:t>
        </w:r>
      </w:ins>
      <w:ins w:id="157" w:author="choi young" w:date="2021-12-29T12:25:00Z">
        <w:r>
          <w:rPr>
            <w:rFonts w:ascii="Times New Roman" w:hAnsi="Times New Roman"/>
            <w:bCs/>
            <w:sz w:val="24"/>
            <w:szCs w:val="24"/>
          </w:rPr>
          <w:t xml:space="preserve"> </w:t>
        </w:r>
      </w:ins>
      <w:ins w:id="158" w:author="choi young" w:date="2021-12-29T12:28:00Z">
        <w:r w:rsidR="00F53F1A">
          <w:rPr>
            <w:rFonts w:ascii="Times New Roman" w:hAnsi="Times New Roman"/>
            <w:bCs/>
            <w:sz w:val="24"/>
            <w:szCs w:val="24"/>
          </w:rPr>
          <w:t xml:space="preserve">dynamic </w:t>
        </w:r>
      </w:ins>
      <w:ins w:id="159" w:author="choi young" w:date="2021-12-29T12:27:00Z">
        <w:r w:rsidR="00F53F1A">
          <w:rPr>
            <w:rFonts w:ascii="Times New Roman" w:hAnsi="Times New Roman"/>
            <w:bCs/>
            <w:sz w:val="24"/>
            <w:szCs w:val="24"/>
          </w:rPr>
          <w:t>speckle i</w:t>
        </w:r>
      </w:ins>
      <w:ins w:id="160" w:author="choi young" w:date="2021-12-29T12:28:00Z">
        <w:r w:rsidR="00F53F1A">
          <w:rPr>
            <w:rFonts w:ascii="Times New Roman" w:hAnsi="Times New Roman"/>
            <w:bCs/>
            <w:sz w:val="24"/>
            <w:szCs w:val="24"/>
          </w:rPr>
          <w:t>llumination</w:t>
        </w:r>
      </w:ins>
      <w:ins w:id="161" w:author="choi young" w:date="2021-12-29T12:27:00Z">
        <w:r w:rsidR="00F53F1A">
          <w:rPr>
            <w:rFonts w:ascii="Times New Roman" w:hAnsi="Times New Roman"/>
            <w:bCs/>
            <w:sz w:val="24"/>
            <w:szCs w:val="24"/>
          </w:rPr>
          <w:t xml:space="preserve"> </w:t>
        </w:r>
        <w:r w:rsidR="00F53F1A">
          <w:rPr>
            <w:rFonts w:ascii="Times New Roman" w:hAnsi="Times New Roman"/>
            <w:bCs/>
            <w:sz w:val="24"/>
            <w:szCs w:val="24"/>
          </w:rPr>
          <w:lastRenderedPageBreak/>
          <w:t>inevitably</w:t>
        </w:r>
      </w:ins>
      <w:ins w:id="162" w:author="choi young" w:date="2021-12-29T12:28:00Z">
        <w:r w:rsidR="00F53F1A">
          <w:rPr>
            <w:rFonts w:ascii="Times New Roman" w:hAnsi="Times New Roman"/>
            <w:bCs/>
            <w:sz w:val="24"/>
            <w:szCs w:val="24"/>
          </w:rPr>
          <w:t xml:space="preserve"> imprints </w:t>
        </w:r>
        <w:r w:rsidR="0091691A">
          <w:rPr>
            <w:rFonts w:ascii="Times New Roman" w:hAnsi="Times New Roman"/>
            <w:bCs/>
            <w:sz w:val="24"/>
            <w:szCs w:val="24"/>
          </w:rPr>
          <w:t>spurious spatial correlation to two fluorophores through excitation. This finite grain</w:t>
        </w:r>
      </w:ins>
      <w:ins w:id="163" w:author="choi young" w:date="2021-12-29T12:29:00Z">
        <w:r w:rsidR="0091691A">
          <w:rPr>
            <w:rFonts w:ascii="Times New Roman" w:hAnsi="Times New Roman"/>
            <w:bCs/>
            <w:sz w:val="24"/>
            <w:szCs w:val="24"/>
          </w:rPr>
          <w:t>-</w:t>
        </w:r>
      </w:ins>
      <w:ins w:id="164" w:author="choi young" w:date="2021-12-29T12:28:00Z">
        <w:r w:rsidR="0091691A">
          <w:rPr>
            <w:rFonts w:ascii="Times New Roman" w:hAnsi="Times New Roman"/>
            <w:bCs/>
            <w:sz w:val="24"/>
            <w:szCs w:val="24"/>
          </w:rPr>
          <w:t xml:space="preserve">induced </w:t>
        </w:r>
      </w:ins>
      <w:ins w:id="165" w:author="choi young" w:date="2021-12-29T12:29:00Z">
        <w:r w:rsidR="0091691A">
          <w:rPr>
            <w:rFonts w:ascii="Times New Roman" w:hAnsi="Times New Roman"/>
            <w:bCs/>
            <w:sz w:val="24"/>
            <w:szCs w:val="24"/>
          </w:rPr>
          <w:t>correlation is the key issue addressed by employing near-field speckle patterns, which has substantially shorter grain size and approximates intrinsic blinking much better than dynamic far-field speckle illumination. This comes with the grea</w:t>
        </w:r>
      </w:ins>
      <w:ins w:id="166" w:author="choi young" w:date="2021-12-29T12:30:00Z">
        <w:r w:rsidR="0091691A">
          <w:rPr>
            <w:rFonts w:ascii="Times New Roman" w:hAnsi="Times New Roman"/>
            <w:bCs/>
            <w:sz w:val="24"/>
            <w:szCs w:val="24"/>
          </w:rPr>
          <w:t xml:space="preserve">t cost of employing near-field speckle patterns, which limit effective volume of NS-SOFI to surface of the disordered substrate, </w:t>
        </w:r>
      </w:ins>
      <w:ins w:id="167" w:author="choi young" w:date="2021-12-29T12:31:00Z">
        <w:r w:rsidR="0091691A">
          <w:rPr>
            <w:rFonts w:ascii="Times New Roman" w:hAnsi="Times New Roman"/>
            <w:bCs/>
            <w:sz w:val="24"/>
            <w:szCs w:val="24"/>
          </w:rPr>
          <w:t>become</w:t>
        </w:r>
      </w:ins>
      <w:ins w:id="168" w:author="choi young" w:date="2021-12-29T12:30:00Z">
        <w:r w:rsidR="0091691A">
          <w:rPr>
            <w:rFonts w:ascii="Times New Roman" w:hAnsi="Times New Roman"/>
            <w:bCs/>
            <w:sz w:val="24"/>
            <w:szCs w:val="24"/>
          </w:rPr>
          <w:t xml:space="preserve"> </w:t>
        </w:r>
      </w:ins>
      <w:ins w:id="169" w:author="choi young" w:date="2021-12-29T12:31:00Z">
        <w:r w:rsidR="0091691A">
          <w:rPr>
            <w:rFonts w:ascii="Times New Roman" w:hAnsi="Times New Roman"/>
            <w:bCs/>
            <w:sz w:val="24"/>
            <w:szCs w:val="24"/>
          </w:rPr>
          <w:t>incompatible with reflection geometry, and lack 3D imaging capability as summarized in the red dashed rectangles in Fig. R3</w:t>
        </w:r>
      </w:ins>
      <w:ins w:id="170" w:author="choi young" w:date="2021-12-29T12:32:00Z">
        <w:r w:rsidR="0091691A">
          <w:rPr>
            <w:rFonts w:ascii="Times New Roman" w:hAnsi="Times New Roman"/>
            <w:bCs/>
            <w:sz w:val="24"/>
            <w:szCs w:val="24"/>
          </w:rPr>
          <w:t xml:space="preserve">. This is in </w:t>
        </w:r>
        <w:proofErr w:type="spellStart"/>
        <w:r w:rsidR="0091691A">
          <w:rPr>
            <w:rFonts w:ascii="Times New Roman" w:hAnsi="Times New Roman"/>
            <w:bCs/>
            <w:sz w:val="24"/>
            <w:szCs w:val="24"/>
          </w:rPr>
          <w:t>strak</w:t>
        </w:r>
        <w:proofErr w:type="spellEnd"/>
        <w:r w:rsidR="0091691A">
          <w:rPr>
            <w:rFonts w:ascii="Times New Roman" w:hAnsi="Times New Roman"/>
            <w:bCs/>
            <w:sz w:val="24"/>
            <w:szCs w:val="24"/>
          </w:rPr>
          <w:t xml:space="preserve"> contrast to the advantages offered by intrinsic-blinking fluorophores listed in the blue dashed rectangles highlighting the advantages of three variants of SOFI techniques</w:t>
        </w:r>
      </w:ins>
      <w:ins w:id="171" w:author="choi young" w:date="2021-12-29T12:31:00Z">
        <w:r w:rsidR="0091691A">
          <w:rPr>
            <w:rFonts w:ascii="Times New Roman" w:hAnsi="Times New Roman"/>
            <w:bCs/>
            <w:sz w:val="24"/>
            <w:szCs w:val="24"/>
          </w:rPr>
          <w:t>.</w:t>
        </w:r>
      </w:ins>
      <w:ins w:id="172" w:author="choi young" w:date="2021-12-29T12:33:00Z">
        <w:r w:rsidR="0091691A">
          <w:rPr>
            <w:rFonts w:ascii="Times New Roman" w:hAnsi="Times New Roman"/>
            <w:bCs/>
            <w:sz w:val="24"/>
            <w:szCs w:val="24"/>
          </w:rPr>
          <w:t xml:space="preserve"> Being aware of </w:t>
        </w:r>
        <w:proofErr w:type="gramStart"/>
        <w:r w:rsidR="0091691A">
          <w:rPr>
            <w:rFonts w:ascii="Times New Roman" w:hAnsi="Times New Roman"/>
            <w:bCs/>
            <w:sz w:val="24"/>
            <w:szCs w:val="24"/>
          </w:rPr>
          <w:t>this shortcomings</w:t>
        </w:r>
        <w:proofErr w:type="gramEnd"/>
        <w:r w:rsidR="0091691A">
          <w:rPr>
            <w:rFonts w:ascii="Times New Roman" w:hAnsi="Times New Roman"/>
            <w:bCs/>
            <w:sz w:val="24"/>
            <w:szCs w:val="24"/>
          </w:rPr>
          <w:t xml:space="preserve">, </w:t>
        </w:r>
      </w:ins>
      <w:ins w:id="173" w:author="choi young" w:date="2021-12-29T12:34:00Z">
        <w:r w:rsidR="00BF3640">
          <w:rPr>
            <w:rFonts w:ascii="Times New Roman" w:hAnsi="Times New Roman"/>
            <w:bCs/>
            <w:sz w:val="24"/>
            <w:szCs w:val="24"/>
          </w:rPr>
          <w:t xml:space="preserve">and regarding this as our next motivation to </w:t>
        </w:r>
      </w:ins>
      <w:ins w:id="174" w:author="choi young" w:date="2021-12-29T12:33:00Z">
        <w:r w:rsidR="0091691A">
          <w:rPr>
            <w:rFonts w:ascii="Times New Roman" w:hAnsi="Times New Roman"/>
            <w:bCs/>
            <w:sz w:val="24"/>
            <w:szCs w:val="24"/>
          </w:rPr>
          <w:t xml:space="preserve">propose </w:t>
        </w:r>
      </w:ins>
      <w:ins w:id="175" w:author="choi young" w:date="2021-12-29T12:35:00Z">
        <w:r w:rsidR="00BF3640">
          <w:rPr>
            <w:rFonts w:ascii="Times New Roman" w:hAnsi="Times New Roman"/>
            <w:bCs/>
            <w:sz w:val="24"/>
            <w:szCs w:val="24"/>
          </w:rPr>
          <w:t>a</w:t>
        </w:r>
      </w:ins>
      <w:ins w:id="176" w:author="choi young" w:date="2021-12-29T12:33:00Z">
        <w:r w:rsidR="0091691A">
          <w:rPr>
            <w:rFonts w:ascii="Times New Roman" w:hAnsi="Times New Roman"/>
            <w:bCs/>
            <w:sz w:val="24"/>
            <w:szCs w:val="24"/>
          </w:rPr>
          <w:t xml:space="preserve"> new version of NS-SOFI</w:t>
        </w:r>
      </w:ins>
      <w:ins w:id="177" w:author="choi young" w:date="2021-12-29T12:35:00Z">
        <w:r w:rsidR="00BF3640">
          <w:rPr>
            <w:rFonts w:ascii="Times New Roman" w:hAnsi="Times New Roman"/>
            <w:bCs/>
            <w:sz w:val="24"/>
            <w:szCs w:val="24"/>
          </w:rPr>
          <w:t>, please refer to</w:t>
        </w:r>
      </w:ins>
      <w:ins w:id="178" w:author="choi young" w:date="2021-12-29T12:33:00Z">
        <w:r w:rsidR="0091691A">
          <w:rPr>
            <w:rFonts w:ascii="Times New Roman" w:hAnsi="Times New Roman"/>
            <w:bCs/>
            <w:sz w:val="24"/>
            <w:szCs w:val="24"/>
          </w:rPr>
          <w:t xml:space="preserve"> the </w:t>
        </w:r>
        <w:r w:rsidR="00BF3640">
          <w:rPr>
            <w:rFonts w:ascii="Times New Roman" w:hAnsi="Times New Roman"/>
            <w:bCs/>
            <w:sz w:val="24"/>
            <w:szCs w:val="24"/>
          </w:rPr>
          <w:t>R1.3.</w:t>
        </w:r>
      </w:ins>
      <w:ins w:id="179" w:author="choi young" w:date="2021-12-29T12:34:00Z">
        <w:r w:rsidR="00BF3640">
          <w:rPr>
            <w:rFonts w:ascii="Times New Roman" w:hAnsi="Times New Roman"/>
            <w:bCs/>
            <w:sz w:val="24"/>
            <w:szCs w:val="24"/>
          </w:rPr>
          <w:t>4 of this response letter</w:t>
        </w:r>
      </w:ins>
      <w:ins w:id="180" w:author="choi young" w:date="2021-12-29T12:35:00Z">
        <w:r w:rsidR="00BF3640">
          <w:rPr>
            <w:rFonts w:ascii="Times New Roman" w:hAnsi="Times New Roman"/>
            <w:bCs/>
            <w:sz w:val="24"/>
            <w:szCs w:val="24"/>
          </w:rPr>
          <w:t xml:space="preserve"> that suggests a more viable form of NS-SOFI.</w:t>
        </w:r>
      </w:ins>
    </w:p>
    <w:p w14:paraId="27AC3808" w14:textId="4DCC6C6D" w:rsidR="009A52ED" w:rsidRPr="0091691A" w:rsidDel="0091691A" w:rsidRDefault="009A52ED" w:rsidP="007C685A">
      <w:pPr>
        <w:spacing w:line="360" w:lineRule="auto"/>
        <w:rPr>
          <w:del w:id="181" w:author="choi young" w:date="2021-12-29T12:33:00Z"/>
          <w:rFonts w:ascii="Times New Roman" w:hAnsi="Times New Roman"/>
          <w:bCs/>
          <w:sz w:val="24"/>
          <w:szCs w:val="24"/>
        </w:rPr>
      </w:pPr>
    </w:p>
    <w:p w14:paraId="4787FA86" w14:textId="4DC36208" w:rsidR="009A52ED" w:rsidDel="0091691A" w:rsidRDefault="009A52ED" w:rsidP="007C685A">
      <w:pPr>
        <w:spacing w:line="360" w:lineRule="auto"/>
        <w:rPr>
          <w:del w:id="182" w:author="choi young" w:date="2021-12-29T12:33:00Z"/>
          <w:rFonts w:ascii="Times New Roman" w:hAnsi="Times New Roman"/>
          <w:bCs/>
          <w:sz w:val="24"/>
          <w:szCs w:val="24"/>
        </w:rPr>
      </w:pPr>
    </w:p>
    <w:p w14:paraId="18419B4C" w14:textId="78E9C8FB" w:rsidR="009A52ED" w:rsidDel="0091691A" w:rsidRDefault="009A52ED" w:rsidP="007C685A">
      <w:pPr>
        <w:spacing w:line="360" w:lineRule="auto"/>
        <w:rPr>
          <w:del w:id="183" w:author="choi young" w:date="2021-12-29T12:33:00Z"/>
          <w:rFonts w:ascii="Times New Roman" w:hAnsi="Times New Roman"/>
          <w:bCs/>
          <w:sz w:val="24"/>
          <w:szCs w:val="24"/>
        </w:rPr>
      </w:pPr>
    </w:p>
    <w:p w14:paraId="7664DC9B" w14:textId="560DCD73" w:rsidR="009A52ED" w:rsidDel="0091691A" w:rsidRDefault="009A52ED" w:rsidP="007C685A">
      <w:pPr>
        <w:spacing w:line="360" w:lineRule="auto"/>
        <w:rPr>
          <w:del w:id="184" w:author="choi young" w:date="2021-12-29T12:33:00Z"/>
          <w:rFonts w:ascii="Times New Roman" w:hAnsi="Times New Roman"/>
          <w:bCs/>
          <w:sz w:val="24"/>
          <w:szCs w:val="24"/>
        </w:rPr>
      </w:pPr>
    </w:p>
    <w:p w14:paraId="3335E9A0" w14:textId="1D276463" w:rsidR="009A52ED" w:rsidDel="0091691A" w:rsidRDefault="009A52ED" w:rsidP="007C685A">
      <w:pPr>
        <w:spacing w:line="360" w:lineRule="auto"/>
        <w:rPr>
          <w:del w:id="185" w:author="choi young" w:date="2021-12-29T12:33:00Z"/>
          <w:rFonts w:ascii="Times New Roman" w:hAnsi="Times New Roman"/>
          <w:bCs/>
          <w:sz w:val="24"/>
          <w:szCs w:val="24"/>
        </w:rPr>
      </w:pPr>
    </w:p>
    <w:p w14:paraId="130C59A9" w14:textId="49BA4D37" w:rsidR="009A52ED" w:rsidDel="0091691A" w:rsidRDefault="009A52ED" w:rsidP="007C685A">
      <w:pPr>
        <w:spacing w:line="360" w:lineRule="auto"/>
        <w:rPr>
          <w:del w:id="186" w:author="choi young" w:date="2021-12-29T12:33:00Z"/>
          <w:rFonts w:ascii="Times New Roman" w:hAnsi="Times New Roman"/>
          <w:bCs/>
          <w:sz w:val="24"/>
          <w:szCs w:val="24"/>
        </w:rPr>
      </w:pPr>
    </w:p>
    <w:p w14:paraId="31F9B533" w14:textId="384C4361" w:rsidR="009A52ED" w:rsidDel="0091691A" w:rsidRDefault="009A52ED" w:rsidP="007C685A">
      <w:pPr>
        <w:spacing w:line="360" w:lineRule="auto"/>
        <w:rPr>
          <w:del w:id="187" w:author="choi young" w:date="2021-12-29T12:33:00Z"/>
          <w:rFonts w:ascii="Times New Roman" w:hAnsi="Times New Roman"/>
          <w:bCs/>
          <w:sz w:val="24"/>
          <w:szCs w:val="24"/>
        </w:rPr>
      </w:pPr>
    </w:p>
    <w:p w14:paraId="18816501" w14:textId="497BDB2D" w:rsidR="009A52ED" w:rsidDel="00BF3640" w:rsidRDefault="009A52ED" w:rsidP="007C685A">
      <w:pPr>
        <w:spacing w:line="360" w:lineRule="auto"/>
        <w:rPr>
          <w:del w:id="188" w:author="choi young" w:date="2021-12-29T12:35:00Z"/>
          <w:rFonts w:ascii="Times New Roman" w:hAnsi="Times New Roman"/>
          <w:bCs/>
          <w:sz w:val="24"/>
          <w:szCs w:val="24"/>
        </w:rPr>
      </w:pPr>
    </w:p>
    <w:p w14:paraId="2340BD06" w14:textId="6D60F777" w:rsidR="009A52ED" w:rsidRDefault="009A52ED" w:rsidP="007C685A">
      <w:pPr>
        <w:spacing w:line="360" w:lineRule="auto"/>
        <w:rPr>
          <w:rFonts w:ascii="Times New Roman" w:hAnsi="Times New Roman"/>
          <w:bCs/>
          <w:sz w:val="24"/>
          <w:szCs w:val="24"/>
        </w:rPr>
      </w:pPr>
    </w:p>
    <w:p w14:paraId="7D356DC6" w14:textId="521680FB" w:rsidR="007C685A" w:rsidRDefault="007C685A" w:rsidP="007C685A">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1.3.</w:t>
      </w:r>
      <w:r w:rsidR="009A52ED">
        <w:rPr>
          <w:rFonts w:ascii="Times New Roman" w:hAnsi="Times New Roman"/>
          <w:bCs/>
          <w:sz w:val="24"/>
          <w:szCs w:val="24"/>
        </w:rPr>
        <w:t>3</w:t>
      </w:r>
      <w:r>
        <w:rPr>
          <w:rFonts w:ascii="Times New Roman" w:hAnsi="Times New Roman"/>
          <w:bCs/>
          <w:sz w:val="24"/>
          <w:szCs w:val="24"/>
        </w:rPr>
        <w:t>. Reply to R1.3.1.</w:t>
      </w:r>
      <w:r w:rsidR="00CE436A">
        <w:rPr>
          <w:rFonts w:ascii="Times New Roman" w:hAnsi="Times New Roman"/>
          <w:bCs/>
          <w:sz w:val="24"/>
          <w:szCs w:val="24"/>
        </w:rPr>
        <w:t>:</w:t>
      </w:r>
      <w:r w:rsidR="009A52ED">
        <w:rPr>
          <w:rFonts w:ascii="Times New Roman" w:hAnsi="Times New Roman"/>
          <w:bCs/>
          <w:sz w:val="24"/>
          <w:szCs w:val="24"/>
        </w:rPr>
        <w:t xml:space="preserve"> </w:t>
      </w:r>
      <w:r w:rsidR="009A52ED" w:rsidRPr="009A52ED">
        <w:rPr>
          <w:rFonts w:ascii="Times New Roman" w:hAnsi="Times New Roman"/>
          <w:b/>
          <w:sz w:val="24"/>
          <w:szCs w:val="24"/>
        </w:rPr>
        <w:t>b.</w:t>
      </w:r>
      <w:r w:rsidR="00CE436A">
        <w:rPr>
          <w:rFonts w:ascii="Times New Roman" w:hAnsi="Times New Roman"/>
          <w:bCs/>
          <w:sz w:val="24"/>
          <w:szCs w:val="24"/>
        </w:rPr>
        <w:t xml:space="preserve"> </w:t>
      </w:r>
      <w:r w:rsidR="00636ADF">
        <w:rPr>
          <w:rFonts w:ascii="Times New Roman" w:hAnsi="Times New Roman"/>
          <w:bCs/>
          <w:sz w:val="24"/>
          <w:szCs w:val="24"/>
        </w:rPr>
        <w:t>Why NS-SOFI achieves moderate resolution gain compared to similar variants of SOFI.</w:t>
      </w:r>
    </w:p>
    <w:p w14:paraId="0567DBD0" w14:textId="3BF2D750" w:rsidR="00C73AA3" w:rsidRDefault="00C73AA3" w:rsidP="007C685A">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1.3.</w:t>
      </w:r>
      <w:r w:rsidR="009A52ED">
        <w:rPr>
          <w:rFonts w:ascii="Times New Roman" w:hAnsi="Times New Roman"/>
          <w:bCs/>
          <w:sz w:val="24"/>
          <w:szCs w:val="24"/>
        </w:rPr>
        <w:t>3</w:t>
      </w:r>
      <w:r>
        <w:rPr>
          <w:rFonts w:ascii="Times New Roman" w:hAnsi="Times New Roman"/>
          <w:bCs/>
          <w:sz w:val="24"/>
          <w:szCs w:val="24"/>
        </w:rPr>
        <w:t>.1. The map of NS-SOFI research to analyze the realistic issues behind the disappointing NS-SOFI resolution as compared to conventional blinking-fluorophores-based SOFI.</w:t>
      </w:r>
    </w:p>
    <w:p w14:paraId="2111A693" w14:textId="689ABC59" w:rsidR="00636ADF" w:rsidRDefault="00D85765" w:rsidP="00BF53A0">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13389A85" wp14:editId="71FB5F5B">
            <wp:extent cx="4311394" cy="2688292"/>
            <wp:effectExtent l="19050" t="19050" r="13335" b="1714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46776" cy="2710354"/>
                    </a:xfrm>
                    <a:prstGeom prst="rect">
                      <a:avLst/>
                    </a:prstGeom>
                    <a:ln>
                      <a:solidFill>
                        <a:schemeClr val="tx1"/>
                      </a:solidFill>
                    </a:ln>
                  </pic:spPr>
                </pic:pic>
              </a:graphicData>
            </a:graphic>
          </wp:inline>
        </w:drawing>
      </w:r>
    </w:p>
    <w:p w14:paraId="126219C2" w14:textId="6DF6E1D5" w:rsidR="00E42DD8" w:rsidRPr="00916749" w:rsidRDefault="009303DB" w:rsidP="007C685A">
      <w:pPr>
        <w:spacing w:line="360" w:lineRule="auto"/>
        <w:rPr>
          <w:rFonts w:ascii="Times New Roman" w:hAnsi="Times New Roman"/>
          <w:b/>
          <w:sz w:val="24"/>
          <w:szCs w:val="24"/>
        </w:rPr>
      </w:pPr>
      <w:r w:rsidRPr="00916749">
        <w:rPr>
          <w:rFonts w:ascii="Times New Roman" w:hAnsi="Times New Roman" w:hint="eastAsia"/>
          <w:b/>
          <w:sz w:val="24"/>
          <w:szCs w:val="24"/>
        </w:rPr>
        <w:t>F</w:t>
      </w:r>
      <w:r w:rsidRPr="00916749">
        <w:rPr>
          <w:rFonts w:ascii="Times New Roman" w:hAnsi="Times New Roman"/>
          <w:b/>
          <w:sz w:val="24"/>
          <w:szCs w:val="24"/>
        </w:rPr>
        <w:t>ig. R</w:t>
      </w:r>
      <w:ins w:id="189" w:author="choi young" w:date="2021-12-29T12:37:00Z">
        <w:r w:rsidR="00571E11">
          <w:rPr>
            <w:rFonts w:ascii="Times New Roman" w:hAnsi="Times New Roman"/>
            <w:b/>
            <w:sz w:val="24"/>
            <w:szCs w:val="24"/>
          </w:rPr>
          <w:t>4</w:t>
        </w:r>
      </w:ins>
      <w:del w:id="190" w:author="choi young" w:date="2021-12-29T12:37:00Z">
        <w:r w:rsidR="00BA72C7" w:rsidDel="00571E11">
          <w:rPr>
            <w:rFonts w:ascii="Times New Roman" w:hAnsi="Times New Roman"/>
            <w:b/>
            <w:sz w:val="24"/>
            <w:szCs w:val="24"/>
          </w:rPr>
          <w:delText>3</w:delText>
        </w:r>
      </w:del>
      <w:r w:rsidRPr="00916749">
        <w:rPr>
          <w:rFonts w:ascii="Times New Roman" w:hAnsi="Times New Roman"/>
          <w:b/>
          <w:sz w:val="24"/>
          <w:szCs w:val="24"/>
        </w:rPr>
        <w:t xml:space="preserve">. </w:t>
      </w:r>
      <w:r w:rsidR="00916749">
        <w:rPr>
          <w:rFonts w:ascii="Times New Roman" w:hAnsi="Times New Roman"/>
          <w:b/>
          <w:sz w:val="24"/>
          <w:szCs w:val="24"/>
        </w:rPr>
        <w:t>M</w:t>
      </w:r>
      <w:r w:rsidR="00916749" w:rsidRPr="00916749">
        <w:rPr>
          <w:rFonts w:ascii="Times New Roman" w:hAnsi="Times New Roman"/>
          <w:b/>
          <w:sz w:val="24"/>
          <w:szCs w:val="24"/>
        </w:rPr>
        <w:t xml:space="preserve">ap of </w:t>
      </w:r>
      <w:r w:rsidR="00BF53A0" w:rsidRPr="00916749">
        <w:rPr>
          <w:rFonts w:ascii="Times New Roman" w:hAnsi="Times New Roman"/>
          <w:b/>
          <w:sz w:val="24"/>
          <w:szCs w:val="24"/>
        </w:rPr>
        <w:t xml:space="preserve">NS-SOFI </w:t>
      </w:r>
      <w:r w:rsidR="00916749" w:rsidRPr="00916749">
        <w:rPr>
          <w:rFonts w:ascii="Times New Roman" w:hAnsi="Times New Roman"/>
          <w:b/>
          <w:sz w:val="24"/>
          <w:szCs w:val="24"/>
        </w:rPr>
        <w:t xml:space="preserve">research that categorizes the practical issues </w:t>
      </w:r>
      <w:r w:rsidR="00916749">
        <w:rPr>
          <w:rFonts w:ascii="Times New Roman" w:hAnsi="Times New Roman"/>
          <w:b/>
          <w:sz w:val="24"/>
          <w:szCs w:val="24"/>
        </w:rPr>
        <w:t>impeding ideal</w:t>
      </w:r>
      <w:r w:rsidR="00916749" w:rsidRPr="00916749">
        <w:rPr>
          <w:rFonts w:ascii="Times New Roman" w:hAnsi="Times New Roman"/>
          <w:b/>
          <w:sz w:val="24"/>
          <w:szCs w:val="24"/>
        </w:rPr>
        <w:t xml:space="preserve"> </w:t>
      </w:r>
      <w:r w:rsidR="00916749">
        <w:rPr>
          <w:rFonts w:ascii="Times New Roman" w:hAnsi="Times New Roman"/>
          <w:b/>
          <w:sz w:val="24"/>
          <w:szCs w:val="24"/>
        </w:rPr>
        <w:t>NS-SOFI</w:t>
      </w:r>
      <w:r w:rsidR="00C515A7">
        <w:rPr>
          <w:rFonts w:ascii="Times New Roman" w:hAnsi="Times New Roman"/>
          <w:b/>
          <w:sz w:val="24"/>
          <w:szCs w:val="24"/>
        </w:rPr>
        <w:t>-</w:t>
      </w:r>
      <w:r w:rsidR="00916749">
        <w:rPr>
          <w:rFonts w:ascii="Times New Roman" w:hAnsi="Times New Roman"/>
          <w:b/>
          <w:sz w:val="24"/>
          <w:szCs w:val="24"/>
        </w:rPr>
        <w:t xml:space="preserve">based </w:t>
      </w:r>
      <w:r w:rsidR="00916749" w:rsidRPr="00916749">
        <w:rPr>
          <w:rFonts w:ascii="Times New Roman" w:hAnsi="Times New Roman"/>
          <w:b/>
          <w:sz w:val="24"/>
          <w:szCs w:val="24"/>
        </w:rPr>
        <w:t>super-resolution in the realistic fluorescence microscopy setting.</w:t>
      </w:r>
      <w:r w:rsidR="00BF53A0" w:rsidRPr="00916749">
        <w:rPr>
          <w:rFonts w:ascii="Times New Roman" w:hAnsi="Times New Roman"/>
          <w:b/>
          <w:sz w:val="24"/>
          <w:szCs w:val="24"/>
        </w:rPr>
        <w:t xml:space="preserve"> </w:t>
      </w:r>
    </w:p>
    <w:p w14:paraId="784887A0" w14:textId="63CBC268" w:rsidR="004C39B6" w:rsidRDefault="00D62661" w:rsidP="007C685A">
      <w:pPr>
        <w:spacing w:line="360" w:lineRule="auto"/>
        <w:rPr>
          <w:rFonts w:ascii="Times New Roman" w:hAnsi="Times New Roman"/>
          <w:bCs/>
          <w:sz w:val="24"/>
          <w:szCs w:val="24"/>
        </w:rPr>
      </w:pPr>
      <w:r>
        <w:rPr>
          <w:rFonts w:ascii="Times New Roman" w:hAnsi="Times New Roman"/>
          <w:bCs/>
          <w:sz w:val="24"/>
          <w:szCs w:val="24"/>
        </w:rPr>
        <w:tab/>
      </w:r>
      <w:r w:rsidR="00BA72C7">
        <w:rPr>
          <w:rFonts w:ascii="Times New Roman" w:hAnsi="Times New Roman"/>
          <w:bCs/>
          <w:sz w:val="24"/>
          <w:szCs w:val="24"/>
        </w:rPr>
        <w:t>As suggested in the initiative of Fig. R</w:t>
      </w:r>
      <w:ins w:id="191" w:author="choi young" w:date="2021-12-29T12:37:00Z">
        <w:r w:rsidR="00571E11">
          <w:rPr>
            <w:rFonts w:ascii="Times New Roman" w:hAnsi="Times New Roman"/>
            <w:bCs/>
            <w:sz w:val="24"/>
            <w:szCs w:val="24"/>
          </w:rPr>
          <w:t>4</w:t>
        </w:r>
      </w:ins>
      <w:del w:id="192" w:author="choi young" w:date="2021-12-29T12:37:00Z">
        <w:r w:rsidR="00BA72C7" w:rsidDel="00571E11">
          <w:rPr>
            <w:rFonts w:ascii="Times New Roman" w:hAnsi="Times New Roman"/>
            <w:bCs/>
            <w:sz w:val="24"/>
            <w:szCs w:val="24"/>
          </w:rPr>
          <w:delText>3</w:delText>
        </w:r>
      </w:del>
      <w:r w:rsidR="00BA72C7">
        <w:rPr>
          <w:rFonts w:ascii="Times New Roman" w:hAnsi="Times New Roman"/>
          <w:bCs/>
          <w:sz w:val="24"/>
          <w:szCs w:val="24"/>
        </w:rPr>
        <w:t>., t</w:t>
      </w:r>
      <w:r>
        <w:rPr>
          <w:rFonts w:ascii="Times New Roman" w:hAnsi="Times New Roman"/>
          <w:bCs/>
          <w:sz w:val="24"/>
          <w:szCs w:val="24"/>
        </w:rPr>
        <w:t xml:space="preserve">hough SOFI theory predicts three-fold </w:t>
      </w:r>
      <w:r>
        <w:rPr>
          <w:rFonts w:ascii="Times New Roman" w:hAnsi="Times New Roman"/>
          <w:bCs/>
          <w:sz w:val="24"/>
          <w:szCs w:val="24"/>
        </w:rPr>
        <w:lastRenderedPageBreak/>
        <w:t>enhancement of spatial resolution via 3</w:t>
      </w:r>
      <w:r w:rsidRPr="00D62661">
        <w:rPr>
          <w:rFonts w:ascii="Times New Roman" w:hAnsi="Times New Roman"/>
          <w:bCs/>
          <w:sz w:val="24"/>
          <w:szCs w:val="24"/>
          <w:vertAlign w:val="superscript"/>
        </w:rPr>
        <w:t>rd</w:t>
      </w:r>
      <w:r>
        <w:rPr>
          <w:rFonts w:ascii="Times New Roman" w:hAnsi="Times New Roman"/>
          <w:bCs/>
          <w:sz w:val="24"/>
          <w:szCs w:val="24"/>
        </w:rPr>
        <w:t xml:space="preserve"> order SOFI cumulant operation followed by Fourier reweighting procedure, the actual resolution gain obtained after application of NS-SOFI technique in the realistic fluorescence microscopy setting is limited by </w:t>
      </w:r>
      <w:ins w:id="193" w:author="YongKeun (Paul) Park" w:date="2021-12-29T10:56:00Z">
        <w:r w:rsidR="008153E1">
          <w:rPr>
            <w:rFonts w:ascii="Times New Roman" w:hAnsi="Times New Roman"/>
            <w:bCs/>
            <w:sz w:val="24"/>
            <w:szCs w:val="24"/>
          </w:rPr>
          <w:t xml:space="preserve">the </w:t>
        </w:r>
      </w:ins>
      <w:r>
        <w:rPr>
          <w:rFonts w:ascii="Times New Roman" w:hAnsi="Times New Roman"/>
          <w:bCs/>
          <w:sz w:val="24"/>
          <w:szCs w:val="24"/>
        </w:rPr>
        <w:t xml:space="preserve">signal-to-noise ratio (SNR) of the acquired fluorescence images and potential artifacts caused by SOFI processing. To clearly reveal how the practical </w:t>
      </w:r>
      <w:r w:rsidR="00BA72C7">
        <w:rPr>
          <w:rFonts w:ascii="Times New Roman" w:hAnsi="Times New Roman"/>
          <w:bCs/>
          <w:sz w:val="24"/>
          <w:szCs w:val="24"/>
        </w:rPr>
        <w:t xml:space="preserve">issues </w:t>
      </w:r>
      <w:r>
        <w:rPr>
          <w:rFonts w:ascii="Times New Roman" w:hAnsi="Times New Roman"/>
          <w:bCs/>
          <w:sz w:val="24"/>
          <w:szCs w:val="24"/>
        </w:rPr>
        <w:t>affect the final resolution of NS-SOFI images, Fig. R</w:t>
      </w:r>
      <w:del w:id="194" w:author="choi young" w:date="2021-12-29T12:38:00Z">
        <w:r w:rsidR="00BA72C7" w:rsidDel="00571E11">
          <w:rPr>
            <w:rFonts w:ascii="Times New Roman" w:hAnsi="Times New Roman"/>
            <w:bCs/>
            <w:sz w:val="24"/>
            <w:szCs w:val="24"/>
          </w:rPr>
          <w:delText>3</w:delText>
        </w:r>
      </w:del>
      <w:ins w:id="195" w:author="choi young" w:date="2021-12-29T12:38:00Z">
        <w:r w:rsidR="00571E11">
          <w:rPr>
            <w:rFonts w:ascii="Times New Roman" w:hAnsi="Times New Roman"/>
            <w:bCs/>
            <w:sz w:val="24"/>
            <w:szCs w:val="24"/>
          </w:rPr>
          <w:t>4</w:t>
        </w:r>
      </w:ins>
      <w:r w:rsidR="00BA72C7">
        <w:rPr>
          <w:rFonts w:ascii="Times New Roman" w:hAnsi="Times New Roman"/>
          <w:bCs/>
          <w:sz w:val="24"/>
          <w:szCs w:val="24"/>
        </w:rPr>
        <w:t xml:space="preserve"> provides a perspective that</w:t>
      </w:r>
      <w:r>
        <w:rPr>
          <w:rFonts w:ascii="Times New Roman" w:hAnsi="Times New Roman"/>
          <w:bCs/>
          <w:sz w:val="24"/>
          <w:szCs w:val="24"/>
        </w:rPr>
        <w:t xml:space="preserve"> categorizes </w:t>
      </w:r>
      <w:r w:rsidR="00BA72C7">
        <w:rPr>
          <w:rFonts w:ascii="Times New Roman" w:hAnsi="Times New Roman"/>
          <w:bCs/>
          <w:sz w:val="24"/>
          <w:szCs w:val="24"/>
        </w:rPr>
        <w:t xml:space="preserve">the experimental factors in NS-SOFI imaging experiment, all of which should be tackled and optimized to acquire the best resolution gain possible by NS-SOFI technique. Hence, we reply to reviewer #1’s comment R1.3.1 in step-by-step </w:t>
      </w:r>
      <w:ins w:id="196" w:author="choi young" w:date="2021-12-29T14:14:00Z">
        <w:r w:rsidR="003F7673">
          <w:rPr>
            <w:rFonts w:ascii="Times New Roman" w:hAnsi="Times New Roman"/>
            <w:bCs/>
            <w:sz w:val="24"/>
            <w:szCs w:val="24"/>
          </w:rPr>
          <w:t xml:space="preserve">fashion </w:t>
        </w:r>
      </w:ins>
      <w:r w:rsidR="00BA72C7">
        <w:rPr>
          <w:rFonts w:ascii="Times New Roman" w:hAnsi="Times New Roman"/>
          <w:bCs/>
          <w:sz w:val="24"/>
          <w:szCs w:val="24"/>
        </w:rPr>
        <w:t xml:space="preserve">to clarify the complex interplay of every factor considered for the best NS-SOFI imaging performance. We begin with </w:t>
      </w:r>
      <w:ins w:id="197" w:author="YongKeun (Paul) Park" w:date="2021-12-29T10:56:00Z">
        <w:r w:rsidR="008153E1">
          <w:rPr>
            <w:rFonts w:ascii="Times New Roman" w:hAnsi="Times New Roman"/>
            <w:bCs/>
            <w:sz w:val="24"/>
            <w:szCs w:val="24"/>
          </w:rPr>
          <w:t xml:space="preserve">an </w:t>
        </w:r>
      </w:ins>
      <w:r w:rsidR="00BA72C7">
        <w:rPr>
          <w:rFonts w:ascii="Times New Roman" w:hAnsi="Times New Roman"/>
          <w:bCs/>
          <w:sz w:val="24"/>
          <w:szCs w:val="24"/>
        </w:rPr>
        <w:t xml:space="preserve">ideal scenario </w:t>
      </w:r>
      <w:r w:rsidR="00C73AA3">
        <w:rPr>
          <w:rFonts w:ascii="Times New Roman" w:hAnsi="Times New Roman"/>
          <w:bCs/>
          <w:sz w:val="24"/>
          <w:szCs w:val="24"/>
        </w:rPr>
        <w:t>where NS-SOFI is expected to truly approximate the SOFI applied to intrinsically blinking two fluorophores. Next, we describe four issues to be optimized in the real NS-SOFI imaging experiments: resolution phantom, imaging conditions, near-field speckle illumination intensity profiling, and stationary assumption.</w:t>
      </w:r>
    </w:p>
    <w:p w14:paraId="3796C44A" w14:textId="77777777" w:rsidR="00571E11" w:rsidRDefault="00571E11" w:rsidP="007C685A">
      <w:pPr>
        <w:spacing w:line="360" w:lineRule="auto"/>
        <w:rPr>
          <w:ins w:id="198" w:author="choi young" w:date="2021-12-29T12:38:00Z"/>
          <w:rFonts w:ascii="Times New Roman" w:hAnsi="Times New Roman"/>
          <w:bCs/>
          <w:sz w:val="24"/>
          <w:szCs w:val="24"/>
        </w:rPr>
      </w:pPr>
    </w:p>
    <w:p w14:paraId="689B68A9" w14:textId="76D3D4C7" w:rsidR="00C73AA3" w:rsidRDefault="00C73AA3" w:rsidP="007C685A">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1.3.</w:t>
      </w:r>
      <w:r w:rsidR="009A52ED">
        <w:rPr>
          <w:rFonts w:ascii="Times New Roman" w:hAnsi="Times New Roman"/>
          <w:bCs/>
          <w:sz w:val="24"/>
          <w:szCs w:val="24"/>
        </w:rPr>
        <w:t>3</w:t>
      </w:r>
      <w:r>
        <w:rPr>
          <w:rFonts w:ascii="Times New Roman" w:hAnsi="Times New Roman"/>
          <w:bCs/>
          <w:sz w:val="24"/>
          <w:szCs w:val="24"/>
        </w:rPr>
        <w:t>.2. Summary of three ideal scenarios where S-SOFI truly approximates the performance of SOFI based on intrinsically blinking fluorophores.</w:t>
      </w:r>
    </w:p>
    <w:p w14:paraId="51974733" w14:textId="5C7AD591" w:rsidR="004C39B6" w:rsidRDefault="00EA1DCA" w:rsidP="00C73AA3">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55E38AF8" wp14:editId="1D68D61F">
            <wp:extent cx="4705530" cy="2860019"/>
            <wp:effectExtent l="19050" t="19050" r="19050" b="17145"/>
            <wp:docPr id="120" name="그림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그림 1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32151" cy="2876199"/>
                    </a:xfrm>
                    <a:prstGeom prst="rect">
                      <a:avLst/>
                    </a:prstGeom>
                    <a:ln>
                      <a:solidFill>
                        <a:schemeClr val="tx1"/>
                      </a:solidFill>
                    </a:ln>
                  </pic:spPr>
                </pic:pic>
              </a:graphicData>
            </a:graphic>
          </wp:inline>
        </w:drawing>
      </w:r>
    </w:p>
    <w:p w14:paraId="6F600180" w14:textId="3FCC8608" w:rsidR="00C73AA3" w:rsidRPr="00C515A7" w:rsidRDefault="00C515A7" w:rsidP="007C685A">
      <w:pPr>
        <w:spacing w:line="360" w:lineRule="auto"/>
        <w:rPr>
          <w:rFonts w:ascii="Times New Roman" w:hAnsi="Times New Roman"/>
          <w:b/>
          <w:sz w:val="24"/>
          <w:szCs w:val="24"/>
        </w:rPr>
      </w:pPr>
      <w:r w:rsidRPr="00C515A7">
        <w:rPr>
          <w:rFonts w:ascii="Times New Roman" w:hAnsi="Times New Roman"/>
          <w:b/>
          <w:sz w:val="24"/>
          <w:szCs w:val="24"/>
        </w:rPr>
        <w:t>Fig. R</w:t>
      </w:r>
      <w:ins w:id="199" w:author="choi young" w:date="2021-12-29T12:38:00Z">
        <w:r w:rsidR="00571E11">
          <w:rPr>
            <w:rFonts w:ascii="Times New Roman" w:hAnsi="Times New Roman"/>
            <w:b/>
            <w:sz w:val="24"/>
            <w:szCs w:val="24"/>
          </w:rPr>
          <w:t>5</w:t>
        </w:r>
      </w:ins>
      <w:del w:id="200" w:author="choi young" w:date="2021-12-29T12:38:00Z">
        <w:r w:rsidRPr="00C515A7" w:rsidDel="00571E11">
          <w:rPr>
            <w:rFonts w:ascii="Times New Roman" w:hAnsi="Times New Roman"/>
            <w:b/>
            <w:sz w:val="24"/>
            <w:szCs w:val="24"/>
          </w:rPr>
          <w:delText>4</w:delText>
        </w:r>
      </w:del>
      <w:r w:rsidRPr="00C515A7">
        <w:rPr>
          <w:rFonts w:ascii="Times New Roman" w:hAnsi="Times New Roman"/>
          <w:b/>
          <w:sz w:val="24"/>
          <w:szCs w:val="24"/>
        </w:rPr>
        <w:t>. Resolution dip depth determined by decorrelation of two superposed intensity fluctuation of two fluorophores under dynamic speckle illumination.</w:t>
      </w:r>
    </w:p>
    <w:p w14:paraId="7CA29696" w14:textId="27735386" w:rsidR="00C515A7" w:rsidRDefault="00C515A7" w:rsidP="007C685A">
      <w:pPr>
        <w:spacing w:line="360" w:lineRule="auto"/>
        <w:rPr>
          <w:rFonts w:ascii="Times New Roman" w:hAnsi="Times New Roman"/>
          <w:bCs/>
          <w:sz w:val="24"/>
          <w:szCs w:val="24"/>
        </w:rPr>
      </w:pPr>
      <w:r>
        <w:rPr>
          <w:rFonts w:ascii="Times New Roman" w:hAnsi="Times New Roman"/>
          <w:bCs/>
          <w:sz w:val="24"/>
          <w:szCs w:val="24"/>
        </w:rPr>
        <w:lastRenderedPageBreak/>
        <w:tab/>
        <w:t>Fig. R</w:t>
      </w:r>
      <w:ins w:id="201" w:author="choi young" w:date="2021-12-29T12:38:00Z">
        <w:r w:rsidR="00571E11">
          <w:rPr>
            <w:rFonts w:ascii="Times New Roman" w:hAnsi="Times New Roman"/>
            <w:bCs/>
            <w:sz w:val="24"/>
            <w:szCs w:val="24"/>
          </w:rPr>
          <w:t>5</w:t>
        </w:r>
      </w:ins>
      <w:del w:id="202" w:author="choi young" w:date="2021-12-29T12:38:00Z">
        <w:r w:rsidDel="00571E11">
          <w:rPr>
            <w:rFonts w:ascii="Times New Roman" w:hAnsi="Times New Roman"/>
            <w:bCs/>
            <w:sz w:val="24"/>
            <w:szCs w:val="24"/>
          </w:rPr>
          <w:delText>4</w:delText>
        </w:r>
      </w:del>
      <w:r>
        <w:rPr>
          <w:rFonts w:ascii="Times New Roman" w:hAnsi="Times New Roman"/>
          <w:bCs/>
          <w:sz w:val="24"/>
          <w:szCs w:val="24"/>
        </w:rPr>
        <w:t xml:space="preserve">. </w:t>
      </w:r>
      <w:r w:rsidR="001C6A8D">
        <w:rPr>
          <w:rFonts w:ascii="Times New Roman" w:hAnsi="Times New Roman"/>
          <w:bCs/>
          <w:sz w:val="24"/>
          <w:szCs w:val="24"/>
        </w:rPr>
        <w:t>presents</w:t>
      </w:r>
      <w:r>
        <w:rPr>
          <w:rFonts w:ascii="Times New Roman" w:hAnsi="Times New Roman"/>
          <w:bCs/>
          <w:sz w:val="24"/>
          <w:szCs w:val="24"/>
        </w:rPr>
        <w:t xml:space="preserve"> the </w:t>
      </w:r>
      <w:del w:id="203" w:author="choi young" w:date="2021-12-29T12:39:00Z">
        <w:r w:rsidDel="00571E11">
          <w:rPr>
            <w:rFonts w:ascii="Times New Roman" w:hAnsi="Times New Roman"/>
            <w:bCs/>
            <w:sz w:val="24"/>
            <w:szCs w:val="24"/>
          </w:rPr>
          <w:delText>most fundamental</w:delText>
        </w:r>
      </w:del>
      <w:ins w:id="204" w:author="choi young" w:date="2021-12-29T12:39:00Z">
        <w:r w:rsidR="00571E11">
          <w:rPr>
            <w:rFonts w:ascii="Times New Roman" w:hAnsi="Times New Roman"/>
            <w:bCs/>
            <w:sz w:val="24"/>
            <w:szCs w:val="24"/>
          </w:rPr>
          <w:t>key</w:t>
        </w:r>
      </w:ins>
      <w:r>
        <w:rPr>
          <w:rFonts w:ascii="Times New Roman" w:hAnsi="Times New Roman"/>
          <w:bCs/>
          <w:sz w:val="24"/>
          <w:szCs w:val="24"/>
        </w:rPr>
        <w:t xml:space="preserve"> hypothesis of our paper that, as speckle grain size gets smaller, the resulting speckle-induced fluorescence fluctuation of two fluorophores within </w:t>
      </w:r>
      <w:proofErr w:type="spellStart"/>
      <w:r>
        <w:rPr>
          <w:rFonts w:ascii="Times New Roman" w:hAnsi="Times New Roman"/>
          <w:bCs/>
          <w:sz w:val="24"/>
          <w:szCs w:val="24"/>
        </w:rPr>
        <w:t>subdiffraction</w:t>
      </w:r>
      <w:proofErr w:type="spellEnd"/>
      <w:r>
        <w:rPr>
          <w:rFonts w:ascii="Times New Roman" w:hAnsi="Times New Roman"/>
          <w:bCs/>
          <w:sz w:val="24"/>
          <w:szCs w:val="24"/>
        </w:rPr>
        <w:t xml:space="preserve"> distance becomes more mutually independent and thus approximates intrinsic blinking of fluorophores promising to bring forth the full super-resolving power of SOFI processing.  </w:t>
      </w:r>
      <w:r w:rsidR="001C6A8D">
        <w:rPr>
          <w:rFonts w:ascii="Times New Roman" w:hAnsi="Times New Roman"/>
          <w:bCs/>
          <w:sz w:val="24"/>
          <w:szCs w:val="24"/>
        </w:rPr>
        <w:t xml:space="preserve">As </w:t>
      </w:r>
      <w:r w:rsidR="00AB045C">
        <w:rPr>
          <w:rFonts w:ascii="Times New Roman" w:hAnsi="Times New Roman"/>
          <w:bCs/>
          <w:sz w:val="24"/>
          <w:szCs w:val="24"/>
        </w:rPr>
        <w:t>this</w:t>
      </w:r>
      <w:r w:rsidR="001C6A8D">
        <w:rPr>
          <w:rFonts w:ascii="Times New Roman" w:hAnsi="Times New Roman"/>
          <w:bCs/>
          <w:sz w:val="24"/>
          <w:szCs w:val="24"/>
        </w:rPr>
        <w:t xml:space="preserve"> hypothesis is fully </w:t>
      </w:r>
      <w:r w:rsidR="00AB045C">
        <w:rPr>
          <w:rFonts w:ascii="Times New Roman" w:hAnsi="Times New Roman"/>
          <w:bCs/>
          <w:sz w:val="24"/>
          <w:szCs w:val="24"/>
        </w:rPr>
        <w:t>discuss</w:t>
      </w:r>
      <w:r w:rsidR="001C6A8D">
        <w:rPr>
          <w:rFonts w:ascii="Times New Roman" w:hAnsi="Times New Roman"/>
          <w:bCs/>
          <w:sz w:val="24"/>
          <w:szCs w:val="24"/>
        </w:rPr>
        <w:t xml:space="preserve">ed in our manuscript, we proceed to the next conditions to be met for ideal NS-SOFI imaging performance. </w:t>
      </w:r>
    </w:p>
    <w:p w14:paraId="6900D199" w14:textId="2C98694F" w:rsidR="004C39B6" w:rsidRDefault="00EA1DCA" w:rsidP="00C73AA3">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6E0CBB03" wp14:editId="7D21D6A2">
            <wp:extent cx="5099071" cy="3147231"/>
            <wp:effectExtent l="19050" t="19050" r="25400" b="15240"/>
            <wp:docPr id="121" name="그림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그림 1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31420" cy="3167197"/>
                    </a:xfrm>
                    <a:prstGeom prst="rect">
                      <a:avLst/>
                    </a:prstGeom>
                    <a:ln>
                      <a:solidFill>
                        <a:schemeClr val="tx1"/>
                      </a:solidFill>
                    </a:ln>
                  </pic:spPr>
                </pic:pic>
              </a:graphicData>
            </a:graphic>
          </wp:inline>
        </w:drawing>
      </w:r>
    </w:p>
    <w:p w14:paraId="1F82BCF7" w14:textId="40E3203A" w:rsidR="004C39B6" w:rsidRPr="001C6A8D" w:rsidRDefault="001C6A8D" w:rsidP="007C685A">
      <w:pPr>
        <w:spacing w:line="360" w:lineRule="auto"/>
        <w:rPr>
          <w:rFonts w:ascii="Times New Roman" w:hAnsi="Times New Roman"/>
          <w:b/>
          <w:sz w:val="24"/>
          <w:szCs w:val="24"/>
        </w:rPr>
      </w:pPr>
      <w:r w:rsidRPr="001C6A8D">
        <w:rPr>
          <w:rFonts w:ascii="Times New Roman" w:hAnsi="Times New Roman" w:hint="eastAsia"/>
          <w:b/>
          <w:sz w:val="24"/>
          <w:szCs w:val="24"/>
        </w:rPr>
        <w:t>F</w:t>
      </w:r>
      <w:r w:rsidRPr="001C6A8D">
        <w:rPr>
          <w:rFonts w:ascii="Times New Roman" w:hAnsi="Times New Roman"/>
          <w:b/>
          <w:sz w:val="24"/>
          <w:szCs w:val="24"/>
        </w:rPr>
        <w:t>ig. R</w:t>
      </w:r>
      <w:del w:id="205" w:author="choi young" w:date="2021-12-29T12:39:00Z">
        <w:r w:rsidRPr="001C6A8D" w:rsidDel="00A11037">
          <w:rPr>
            <w:rFonts w:ascii="Times New Roman" w:hAnsi="Times New Roman"/>
            <w:b/>
            <w:sz w:val="24"/>
            <w:szCs w:val="24"/>
          </w:rPr>
          <w:delText>5</w:delText>
        </w:r>
      </w:del>
      <w:ins w:id="206" w:author="choi young" w:date="2021-12-29T12:39:00Z">
        <w:r w:rsidR="00A11037">
          <w:rPr>
            <w:rFonts w:ascii="Times New Roman" w:hAnsi="Times New Roman"/>
            <w:b/>
            <w:sz w:val="24"/>
            <w:szCs w:val="24"/>
          </w:rPr>
          <w:t>6</w:t>
        </w:r>
      </w:ins>
      <w:r w:rsidRPr="001C6A8D">
        <w:rPr>
          <w:rFonts w:ascii="Times New Roman" w:hAnsi="Times New Roman"/>
          <w:b/>
          <w:sz w:val="24"/>
          <w:szCs w:val="24"/>
        </w:rPr>
        <w:t>. Requirements for high SNR of SOFI signal presented with the example of 2</w:t>
      </w:r>
      <w:r w:rsidRPr="001C6A8D">
        <w:rPr>
          <w:rFonts w:ascii="Times New Roman" w:hAnsi="Times New Roman"/>
          <w:b/>
          <w:sz w:val="24"/>
          <w:szCs w:val="24"/>
          <w:vertAlign w:val="superscript"/>
        </w:rPr>
        <w:t>nd</w:t>
      </w:r>
      <w:r w:rsidRPr="001C6A8D">
        <w:rPr>
          <w:rFonts w:ascii="Times New Roman" w:hAnsi="Times New Roman"/>
          <w:b/>
          <w:sz w:val="24"/>
          <w:szCs w:val="24"/>
        </w:rPr>
        <w:t xml:space="preserve"> order SOFI cumulant operation. </w:t>
      </w:r>
    </w:p>
    <w:p w14:paraId="5C94B099" w14:textId="0663D293" w:rsidR="001C6A8D" w:rsidRDefault="00AB045C" w:rsidP="007C685A">
      <w:pPr>
        <w:spacing w:line="360" w:lineRule="auto"/>
        <w:rPr>
          <w:rFonts w:ascii="Times New Roman" w:hAnsi="Times New Roman"/>
          <w:bCs/>
          <w:sz w:val="24"/>
          <w:szCs w:val="24"/>
        </w:rPr>
      </w:pPr>
      <w:r>
        <w:rPr>
          <w:rFonts w:ascii="Times New Roman" w:hAnsi="Times New Roman"/>
          <w:bCs/>
          <w:sz w:val="24"/>
          <w:szCs w:val="24"/>
        </w:rPr>
        <w:tab/>
      </w:r>
      <w:r w:rsidR="00BF0DAE">
        <w:rPr>
          <w:rFonts w:ascii="Times New Roman" w:hAnsi="Times New Roman"/>
          <w:bCs/>
          <w:sz w:val="24"/>
          <w:szCs w:val="24"/>
        </w:rPr>
        <w:t xml:space="preserve">As the image contrast rendered by SOFI cumulant operation is essentially a statistical ensemble average </w:t>
      </w:r>
      <w:r w:rsidR="00F70CFD">
        <w:rPr>
          <w:rFonts w:ascii="Times New Roman" w:hAnsi="Times New Roman"/>
          <w:bCs/>
          <w:sz w:val="24"/>
          <w:szCs w:val="24"/>
        </w:rPr>
        <w:t>performed with the</w:t>
      </w:r>
      <w:r w:rsidR="00BF0DAE">
        <w:rPr>
          <w:rFonts w:ascii="Times New Roman" w:hAnsi="Times New Roman"/>
          <w:bCs/>
          <w:sz w:val="24"/>
          <w:szCs w:val="24"/>
        </w:rPr>
        <w:t xml:space="preserve"> second- or third-order </w:t>
      </w:r>
      <w:r w:rsidR="00F70CFD">
        <w:rPr>
          <w:rFonts w:ascii="Times New Roman" w:hAnsi="Times New Roman"/>
          <w:bCs/>
          <w:sz w:val="24"/>
          <w:szCs w:val="24"/>
        </w:rPr>
        <w:t xml:space="preserve">statistics of the fluorescence </w:t>
      </w:r>
      <w:r w:rsidR="00BF0DAE">
        <w:rPr>
          <w:rFonts w:ascii="Times New Roman" w:hAnsi="Times New Roman"/>
          <w:bCs/>
          <w:sz w:val="24"/>
          <w:szCs w:val="24"/>
        </w:rPr>
        <w:t xml:space="preserve">intensity </w:t>
      </w:r>
      <w:r w:rsidR="00F70CFD">
        <w:rPr>
          <w:rFonts w:ascii="Times New Roman" w:hAnsi="Times New Roman"/>
          <w:bCs/>
          <w:sz w:val="24"/>
          <w:szCs w:val="24"/>
        </w:rPr>
        <w:t>fluctuation</w:t>
      </w:r>
      <w:r w:rsidR="00BF0DAE">
        <w:rPr>
          <w:rFonts w:ascii="Times New Roman" w:hAnsi="Times New Roman"/>
          <w:bCs/>
          <w:sz w:val="24"/>
          <w:szCs w:val="24"/>
        </w:rPr>
        <w:t>,</w:t>
      </w:r>
      <w:r w:rsidR="00F70CFD">
        <w:rPr>
          <w:rFonts w:ascii="Times New Roman" w:hAnsi="Times New Roman"/>
          <w:bCs/>
          <w:sz w:val="24"/>
          <w:szCs w:val="24"/>
        </w:rPr>
        <w:t xml:space="preserve"> </w:t>
      </w:r>
      <w:ins w:id="207" w:author="YongKeun (Paul) Park" w:date="2021-12-29T10:58:00Z">
        <w:r w:rsidR="008153E1">
          <w:rPr>
            <w:rFonts w:ascii="Times New Roman" w:hAnsi="Times New Roman"/>
            <w:bCs/>
            <w:sz w:val="24"/>
            <w:szCs w:val="24"/>
          </w:rPr>
          <w:t xml:space="preserve">a </w:t>
        </w:r>
      </w:ins>
      <w:r w:rsidR="00F70CFD">
        <w:rPr>
          <w:rFonts w:ascii="Times New Roman" w:hAnsi="Times New Roman"/>
          <w:bCs/>
          <w:sz w:val="24"/>
          <w:szCs w:val="24"/>
        </w:rPr>
        <w:t>high SNR SOFI signal above the background level is obtained only if the following conditions are met</w:t>
      </w:r>
      <w:r w:rsidR="00A85549">
        <w:rPr>
          <w:rFonts w:ascii="Times New Roman" w:hAnsi="Times New Roman"/>
          <w:bCs/>
          <w:sz w:val="24"/>
          <w:szCs w:val="24"/>
        </w:rPr>
        <w:t>, as shown in Fig. R</w:t>
      </w:r>
      <w:ins w:id="208" w:author="choi young" w:date="2021-12-29T12:39:00Z">
        <w:r w:rsidR="00A11037">
          <w:rPr>
            <w:rFonts w:ascii="Times New Roman" w:hAnsi="Times New Roman"/>
            <w:bCs/>
            <w:sz w:val="24"/>
            <w:szCs w:val="24"/>
          </w:rPr>
          <w:t>6</w:t>
        </w:r>
      </w:ins>
      <w:del w:id="209" w:author="choi young" w:date="2021-12-29T12:39:00Z">
        <w:r w:rsidR="00A85549" w:rsidDel="00A11037">
          <w:rPr>
            <w:rFonts w:ascii="Times New Roman" w:hAnsi="Times New Roman"/>
            <w:bCs/>
            <w:sz w:val="24"/>
            <w:szCs w:val="24"/>
          </w:rPr>
          <w:delText>5</w:delText>
        </w:r>
      </w:del>
      <w:r w:rsidR="00A85549">
        <w:rPr>
          <w:rFonts w:ascii="Times New Roman" w:hAnsi="Times New Roman"/>
          <w:bCs/>
          <w:sz w:val="24"/>
          <w:szCs w:val="24"/>
        </w:rPr>
        <w:t>.</w:t>
      </w:r>
      <w:r w:rsidR="00F70CFD">
        <w:rPr>
          <w:rFonts w:ascii="Times New Roman" w:hAnsi="Times New Roman"/>
          <w:bCs/>
          <w:sz w:val="24"/>
          <w:szCs w:val="24"/>
        </w:rPr>
        <w:t>:</w:t>
      </w:r>
    </w:p>
    <w:p w14:paraId="41299A3A" w14:textId="77777777" w:rsidR="00F70CFD" w:rsidRDefault="00F70CFD" w:rsidP="00F70CFD">
      <w:pPr>
        <w:pStyle w:val="a4"/>
        <w:numPr>
          <w:ilvl w:val="0"/>
          <w:numId w:val="6"/>
        </w:numPr>
        <w:spacing w:line="360" w:lineRule="auto"/>
        <w:ind w:leftChars="0"/>
        <w:rPr>
          <w:rFonts w:ascii="Times New Roman" w:hAnsi="Times New Roman"/>
          <w:bCs/>
        </w:rPr>
      </w:pPr>
      <w:r>
        <w:rPr>
          <w:rFonts w:ascii="Times New Roman" w:hAnsi="Times New Roman" w:hint="eastAsia"/>
          <w:bCs/>
        </w:rPr>
        <w:t>T</w:t>
      </w:r>
      <w:r>
        <w:rPr>
          <w:rFonts w:ascii="Times New Roman" w:hAnsi="Times New Roman"/>
          <w:bCs/>
        </w:rPr>
        <w:t>he brightness of fluorophores determines the absolute magnitude of the SOFI signal.</w:t>
      </w:r>
    </w:p>
    <w:p w14:paraId="1479172B" w14:textId="4B082B2F" w:rsidR="00F70CFD" w:rsidRDefault="00F70CFD" w:rsidP="003F7673">
      <w:pPr>
        <w:pStyle w:val="a4"/>
        <w:numPr>
          <w:ilvl w:val="0"/>
          <w:numId w:val="6"/>
        </w:numPr>
        <w:spacing w:line="360" w:lineRule="auto"/>
        <w:ind w:leftChars="0"/>
        <w:jc w:val="both"/>
        <w:rPr>
          <w:rFonts w:ascii="Times New Roman" w:hAnsi="Times New Roman"/>
          <w:bCs/>
        </w:rPr>
        <w:pPrChange w:id="210" w:author="choi young" w:date="2021-12-29T14:15:00Z">
          <w:pPr>
            <w:pStyle w:val="a4"/>
            <w:numPr>
              <w:numId w:val="6"/>
            </w:numPr>
            <w:spacing w:line="360" w:lineRule="auto"/>
            <w:ind w:leftChars="0" w:left="760" w:hanging="360"/>
          </w:pPr>
        </w:pPrChange>
      </w:pPr>
      <w:r>
        <w:rPr>
          <w:rFonts w:ascii="Times New Roman" w:hAnsi="Times New Roman"/>
          <w:bCs/>
        </w:rPr>
        <w:t>Fluctuation swing, i.e., the difference between fluctuating intensity</w:t>
      </w:r>
      <w:r w:rsidR="00553909">
        <w:rPr>
          <w:rFonts w:ascii="Times New Roman" w:hAnsi="Times New Roman"/>
          <w:bCs/>
        </w:rPr>
        <w:t xml:space="preserve"> contrast</w:t>
      </w:r>
      <w:r>
        <w:rPr>
          <w:rFonts w:ascii="Times New Roman" w:hAnsi="Times New Roman"/>
          <w:bCs/>
        </w:rPr>
        <w:t xml:space="preserve"> and its stationary mean should be large enough to reveal information of higher-order intensity fluctuation statistics above the noise level. </w:t>
      </w:r>
    </w:p>
    <w:p w14:paraId="3996A326" w14:textId="581CF1B1" w:rsidR="00F70CFD" w:rsidRPr="00F70CFD" w:rsidRDefault="00F70CFD" w:rsidP="003F7673">
      <w:pPr>
        <w:pStyle w:val="a4"/>
        <w:numPr>
          <w:ilvl w:val="0"/>
          <w:numId w:val="6"/>
        </w:numPr>
        <w:spacing w:line="360" w:lineRule="auto"/>
        <w:ind w:leftChars="0"/>
        <w:jc w:val="both"/>
        <w:rPr>
          <w:rFonts w:ascii="Times New Roman" w:hAnsi="Times New Roman"/>
          <w:bCs/>
        </w:rPr>
        <w:pPrChange w:id="211" w:author="choi young" w:date="2021-12-29T14:15:00Z">
          <w:pPr>
            <w:pStyle w:val="a4"/>
            <w:numPr>
              <w:numId w:val="6"/>
            </w:numPr>
            <w:spacing w:line="360" w:lineRule="auto"/>
            <w:ind w:leftChars="0" w:left="760" w:hanging="360"/>
          </w:pPr>
        </w:pPrChange>
      </w:pPr>
      <w:r>
        <w:rPr>
          <w:rFonts w:ascii="Times New Roman" w:hAnsi="Times New Roman"/>
          <w:bCs/>
        </w:rPr>
        <w:t xml:space="preserve">The mean of the intensity fluctuation should be stationary, as the spurious drifting or moving average biases the intensity fluctuation over </w:t>
      </w:r>
      <w:ins w:id="212" w:author="YongKeun (Paul) Park" w:date="2021-12-29T10:58:00Z">
        <w:r w:rsidR="008153E1">
          <w:rPr>
            <w:rFonts w:ascii="Times New Roman" w:hAnsi="Times New Roman"/>
            <w:bCs/>
          </w:rPr>
          <w:t xml:space="preserve">the </w:t>
        </w:r>
      </w:ins>
      <w:r>
        <w:rPr>
          <w:rFonts w:ascii="Times New Roman" w:hAnsi="Times New Roman"/>
          <w:bCs/>
        </w:rPr>
        <w:t xml:space="preserve">entire acquisition time and contaminate the </w:t>
      </w:r>
      <w:r w:rsidR="00372D72">
        <w:rPr>
          <w:rFonts w:ascii="Times New Roman" w:hAnsi="Times New Roman"/>
          <w:bCs/>
        </w:rPr>
        <w:t>intensity fluctuation statistics purely from fluorophore fluctuation.</w:t>
      </w:r>
    </w:p>
    <w:p w14:paraId="1FF6CD47" w14:textId="7DB16DD8" w:rsidR="00AB045C" w:rsidRDefault="00372D72" w:rsidP="00553909">
      <w:pPr>
        <w:spacing w:line="360" w:lineRule="auto"/>
        <w:ind w:firstLineChars="166" w:firstLine="398"/>
        <w:rPr>
          <w:rFonts w:ascii="Times New Roman" w:hAnsi="Times New Roman"/>
          <w:bCs/>
          <w:sz w:val="24"/>
          <w:szCs w:val="24"/>
        </w:rPr>
      </w:pPr>
      <w:r>
        <w:rPr>
          <w:rFonts w:ascii="Times New Roman" w:hAnsi="Times New Roman" w:hint="eastAsia"/>
          <w:bCs/>
          <w:sz w:val="24"/>
          <w:szCs w:val="24"/>
        </w:rPr>
        <w:lastRenderedPageBreak/>
        <w:t>A</w:t>
      </w:r>
      <w:r>
        <w:rPr>
          <w:rFonts w:ascii="Times New Roman" w:hAnsi="Times New Roman"/>
          <w:bCs/>
          <w:sz w:val="24"/>
          <w:szCs w:val="24"/>
        </w:rPr>
        <w:t xml:space="preserve">s NS-SOFI relies on dynamic speckle illumination to induce fluorescence fluctuation of the fluorophores, the speckle patterns </w:t>
      </w:r>
      <w:del w:id="213" w:author="YongKeun (Paul) Park" w:date="2021-12-29T10:58:00Z">
        <w:r w:rsidDel="008153E1">
          <w:rPr>
            <w:rFonts w:ascii="Times New Roman" w:hAnsi="Times New Roman"/>
            <w:bCs/>
            <w:sz w:val="24"/>
            <w:szCs w:val="24"/>
          </w:rPr>
          <w:delText xml:space="preserve">itself </w:delText>
        </w:r>
      </w:del>
      <w:ins w:id="214" w:author="YongKeun (Paul) Park" w:date="2021-12-29T10:58:00Z">
        <w:r w:rsidR="008153E1">
          <w:rPr>
            <w:rFonts w:ascii="Times New Roman" w:hAnsi="Times New Roman"/>
            <w:bCs/>
            <w:sz w:val="24"/>
            <w:szCs w:val="24"/>
          </w:rPr>
          <w:t xml:space="preserve">themselves </w:t>
        </w:r>
      </w:ins>
      <w:r>
        <w:rPr>
          <w:rFonts w:ascii="Times New Roman" w:hAnsi="Times New Roman"/>
          <w:bCs/>
          <w:sz w:val="24"/>
          <w:szCs w:val="24"/>
        </w:rPr>
        <w:t>need to be fully developed such that its speckled intensity contrast should be comparable to its average intensity level, where the latter just act as a wide-field flat-field illumination. If speckle patterns are under-developed, fluorophores are mostly excited by the average level of the illumination intensity, and the imaging situation just becomes the fluorescence imaging under wide-field flat illumination. Therefore, it is crucial to</w:t>
      </w:r>
      <w:r w:rsidR="00553909">
        <w:rPr>
          <w:rFonts w:ascii="Times New Roman" w:hAnsi="Times New Roman"/>
          <w:bCs/>
          <w:sz w:val="24"/>
          <w:szCs w:val="24"/>
        </w:rPr>
        <w:t xml:space="preserve"> develop a means of in-situ</w:t>
      </w:r>
      <w:r>
        <w:rPr>
          <w:rFonts w:ascii="Times New Roman" w:hAnsi="Times New Roman"/>
          <w:bCs/>
          <w:sz w:val="24"/>
          <w:szCs w:val="24"/>
        </w:rPr>
        <w:t xml:space="preserve"> </w:t>
      </w:r>
      <w:r w:rsidR="00553909">
        <w:rPr>
          <w:rFonts w:ascii="Times New Roman" w:hAnsi="Times New Roman"/>
          <w:bCs/>
          <w:sz w:val="24"/>
          <w:szCs w:val="24"/>
        </w:rPr>
        <w:t>profiling the intensity of dynamic near-field speckle illumination to check whether it is fully developed or not. This issue will be further discussed later in this response letter.</w:t>
      </w:r>
    </w:p>
    <w:p w14:paraId="76B57B24" w14:textId="18667B50" w:rsidR="00EA1DCA" w:rsidRDefault="00EA1DCA" w:rsidP="00C73AA3">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2E955952" wp14:editId="144EB125">
            <wp:extent cx="5027040" cy="3162367"/>
            <wp:effectExtent l="19050" t="19050" r="21590" b="19050"/>
            <wp:docPr id="122" name="그림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그림 122"/>
                    <pic:cNvPicPr/>
                  </pic:nvPicPr>
                  <pic:blipFill>
                    <a:blip r:embed="rId17">
                      <a:extLst>
                        <a:ext uri="{28A0092B-C50C-407E-A947-70E740481C1C}">
                          <a14:useLocalDpi xmlns:a14="http://schemas.microsoft.com/office/drawing/2010/main" val="0"/>
                        </a:ext>
                      </a:extLst>
                    </a:blip>
                    <a:stretch>
                      <a:fillRect/>
                    </a:stretch>
                  </pic:blipFill>
                  <pic:spPr>
                    <a:xfrm>
                      <a:off x="0" y="0"/>
                      <a:ext cx="5046980" cy="3174910"/>
                    </a:xfrm>
                    <a:prstGeom prst="rect">
                      <a:avLst/>
                    </a:prstGeom>
                    <a:ln>
                      <a:solidFill>
                        <a:schemeClr val="tx1"/>
                      </a:solidFill>
                    </a:ln>
                  </pic:spPr>
                </pic:pic>
              </a:graphicData>
            </a:graphic>
          </wp:inline>
        </w:drawing>
      </w:r>
    </w:p>
    <w:p w14:paraId="4D33463E" w14:textId="25978E2B" w:rsidR="00EA1DCA" w:rsidRPr="00553909" w:rsidRDefault="00553909" w:rsidP="007C685A">
      <w:pPr>
        <w:spacing w:line="360" w:lineRule="auto"/>
        <w:rPr>
          <w:rFonts w:ascii="Times New Roman" w:hAnsi="Times New Roman"/>
          <w:b/>
          <w:sz w:val="24"/>
          <w:szCs w:val="24"/>
        </w:rPr>
      </w:pPr>
      <w:r w:rsidRPr="00553909">
        <w:rPr>
          <w:rFonts w:ascii="Times New Roman" w:hAnsi="Times New Roman" w:hint="eastAsia"/>
          <w:b/>
          <w:sz w:val="24"/>
          <w:szCs w:val="24"/>
        </w:rPr>
        <w:t>F</w:t>
      </w:r>
      <w:r w:rsidRPr="00553909">
        <w:rPr>
          <w:rFonts w:ascii="Times New Roman" w:hAnsi="Times New Roman"/>
          <w:b/>
          <w:sz w:val="24"/>
          <w:szCs w:val="24"/>
        </w:rPr>
        <w:t>ig. R</w:t>
      </w:r>
      <w:del w:id="215" w:author="choi young" w:date="2021-12-29T12:40:00Z">
        <w:r w:rsidRPr="00553909" w:rsidDel="00A11037">
          <w:rPr>
            <w:rFonts w:ascii="Times New Roman" w:hAnsi="Times New Roman"/>
            <w:b/>
            <w:sz w:val="24"/>
            <w:szCs w:val="24"/>
          </w:rPr>
          <w:delText>6</w:delText>
        </w:r>
      </w:del>
      <w:ins w:id="216" w:author="choi young" w:date="2021-12-29T12:40:00Z">
        <w:r w:rsidR="00A11037">
          <w:rPr>
            <w:rFonts w:ascii="Times New Roman" w:hAnsi="Times New Roman"/>
            <w:b/>
            <w:sz w:val="24"/>
            <w:szCs w:val="24"/>
          </w:rPr>
          <w:t>7</w:t>
        </w:r>
      </w:ins>
      <w:r w:rsidRPr="00553909">
        <w:rPr>
          <w:rFonts w:ascii="Times New Roman" w:hAnsi="Times New Roman"/>
          <w:b/>
          <w:sz w:val="24"/>
          <w:szCs w:val="24"/>
        </w:rPr>
        <w:t>. Undesired scenario where the SOFI signal</w:t>
      </w:r>
      <w:r>
        <w:rPr>
          <w:rFonts w:ascii="Times New Roman" w:hAnsi="Times New Roman"/>
          <w:b/>
          <w:sz w:val="24"/>
          <w:szCs w:val="24"/>
        </w:rPr>
        <w:t>s</w:t>
      </w:r>
      <w:r w:rsidRPr="00553909">
        <w:rPr>
          <w:rFonts w:ascii="Times New Roman" w:hAnsi="Times New Roman"/>
          <w:b/>
          <w:sz w:val="24"/>
          <w:szCs w:val="24"/>
        </w:rPr>
        <w:t xml:space="preserve"> of two emitters are not symmetric in their magnitude and thus fail</w:t>
      </w:r>
      <w:del w:id="217" w:author="YongKeun (Paul) Park" w:date="2021-12-29T10:59:00Z">
        <w:r w:rsidRPr="00553909" w:rsidDel="008153E1">
          <w:rPr>
            <w:rFonts w:ascii="Times New Roman" w:hAnsi="Times New Roman"/>
            <w:b/>
            <w:sz w:val="24"/>
            <w:szCs w:val="24"/>
          </w:rPr>
          <w:delText>s</w:delText>
        </w:r>
      </w:del>
      <w:r w:rsidRPr="00553909">
        <w:rPr>
          <w:rFonts w:ascii="Times New Roman" w:hAnsi="Times New Roman"/>
          <w:b/>
          <w:sz w:val="24"/>
          <w:szCs w:val="24"/>
        </w:rPr>
        <w:t xml:space="preserve"> to super-resolve them.</w:t>
      </w:r>
    </w:p>
    <w:p w14:paraId="34768B46" w14:textId="4CF9C581" w:rsidR="00A85549" w:rsidRDefault="00553909" w:rsidP="007C685A">
      <w:pPr>
        <w:spacing w:line="360" w:lineRule="auto"/>
        <w:rPr>
          <w:rFonts w:ascii="Times New Roman" w:hAnsi="Times New Roman"/>
          <w:bCs/>
          <w:sz w:val="24"/>
          <w:szCs w:val="24"/>
        </w:rPr>
      </w:pPr>
      <w:r>
        <w:rPr>
          <w:rFonts w:ascii="Times New Roman" w:hAnsi="Times New Roman"/>
          <w:bCs/>
          <w:sz w:val="24"/>
          <w:szCs w:val="24"/>
        </w:rPr>
        <w:tab/>
        <w:t xml:space="preserve">In many cases, the brightness of the labeled fluorophores is not always identical even though we use the same species of fluorophores for </w:t>
      </w:r>
      <w:del w:id="218" w:author="choi young" w:date="2021-12-29T14:16:00Z">
        <w:r w:rsidDel="004E68FA">
          <w:rPr>
            <w:rFonts w:ascii="Times New Roman" w:hAnsi="Times New Roman"/>
            <w:bCs/>
            <w:sz w:val="24"/>
            <w:szCs w:val="24"/>
          </w:rPr>
          <w:delText xml:space="preserve">acquiring </w:delText>
        </w:r>
      </w:del>
      <w:r w:rsidR="00A85549">
        <w:rPr>
          <w:rFonts w:ascii="Times New Roman" w:hAnsi="Times New Roman"/>
          <w:bCs/>
          <w:sz w:val="24"/>
          <w:szCs w:val="24"/>
        </w:rPr>
        <w:t xml:space="preserve">a single </w:t>
      </w:r>
      <w:ins w:id="219" w:author="choi young" w:date="2021-12-29T14:16:00Z">
        <w:r w:rsidR="004E68FA">
          <w:rPr>
            <w:rFonts w:ascii="Times New Roman" w:hAnsi="Times New Roman"/>
            <w:bCs/>
            <w:sz w:val="24"/>
            <w:szCs w:val="24"/>
          </w:rPr>
          <w:t>run</w:t>
        </w:r>
      </w:ins>
      <w:del w:id="220" w:author="choi young" w:date="2021-12-29T14:16:00Z">
        <w:r w:rsidR="00A85549" w:rsidDel="004E68FA">
          <w:rPr>
            <w:rFonts w:ascii="Times New Roman" w:hAnsi="Times New Roman"/>
            <w:bCs/>
            <w:sz w:val="24"/>
            <w:szCs w:val="24"/>
          </w:rPr>
          <w:delText>image stack</w:delText>
        </w:r>
      </w:del>
      <w:r>
        <w:rPr>
          <w:rFonts w:ascii="Times New Roman" w:hAnsi="Times New Roman"/>
          <w:bCs/>
          <w:sz w:val="24"/>
          <w:szCs w:val="24"/>
        </w:rPr>
        <w:t xml:space="preserve"> </w:t>
      </w:r>
      <w:proofErr w:type="gramStart"/>
      <w:r>
        <w:rPr>
          <w:rFonts w:ascii="Times New Roman" w:hAnsi="Times New Roman"/>
          <w:bCs/>
          <w:sz w:val="24"/>
          <w:szCs w:val="24"/>
        </w:rPr>
        <w:t xml:space="preserve">of </w:t>
      </w:r>
      <w:ins w:id="221" w:author="YongKeun (Paul) Park" w:date="2021-12-29T10:59:00Z">
        <w:r w:rsidR="008153E1">
          <w:rPr>
            <w:rFonts w:ascii="Times New Roman" w:hAnsi="Times New Roman"/>
            <w:bCs/>
            <w:sz w:val="24"/>
            <w:szCs w:val="24"/>
          </w:rPr>
          <w:t xml:space="preserve"> </w:t>
        </w:r>
      </w:ins>
      <w:r>
        <w:rPr>
          <w:rFonts w:ascii="Times New Roman" w:hAnsi="Times New Roman"/>
          <w:bCs/>
          <w:sz w:val="24"/>
          <w:szCs w:val="24"/>
        </w:rPr>
        <w:t>NS</w:t>
      </w:r>
      <w:proofErr w:type="gramEnd"/>
      <w:r>
        <w:rPr>
          <w:rFonts w:ascii="Times New Roman" w:hAnsi="Times New Roman"/>
          <w:bCs/>
          <w:sz w:val="24"/>
          <w:szCs w:val="24"/>
        </w:rPr>
        <w:t>-SOFI imaging experiment</w:t>
      </w:r>
      <w:ins w:id="222" w:author="YongKeun (Paul) Park" w:date="2021-12-29T10:59:00Z">
        <w:r w:rsidR="008153E1">
          <w:rPr>
            <w:rFonts w:ascii="Times New Roman" w:hAnsi="Times New Roman"/>
            <w:bCs/>
            <w:sz w:val="24"/>
            <w:szCs w:val="24"/>
          </w:rPr>
          <w:t>s</w:t>
        </w:r>
      </w:ins>
      <w:r>
        <w:rPr>
          <w:rFonts w:ascii="Times New Roman" w:hAnsi="Times New Roman"/>
          <w:bCs/>
          <w:sz w:val="24"/>
          <w:szCs w:val="24"/>
        </w:rPr>
        <w:t xml:space="preserve">. </w:t>
      </w:r>
      <w:r w:rsidR="00A85549">
        <w:rPr>
          <w:rFonts w:ascii="Times New Roman" w:hAnsi="Times New Roman"/>
          <w:bCs/>
          <w:sz w:val="24"/>
          <w:szCs w:val="24"/>
        </w:rPr>
        <w:t>As shown in Fig. R</w:t>
      </w:r>
      <w:del w:id="223" w:author="choi young" w:date="2021-12-29T12:40:00Z">
        <w:r w:rsidR="00A85549" w:rsidDel="00A11037">
          <w:rPr>
            <w:rFonts w:ascii="Times New Roman" w:hAnsi="Times New Roman"/>
            <w:bCs/>
            <w:sz w:val="24"/>
            <w:szCs w:val="24"/>
          </w:rPr>
          <w:delText>6</w:delText>
        </w:r>
      </w:del>
      <w:ins w:id="224" w:author="choi young" w:date="2021-12-29T12:40:00Z">
        <w:r w:rsidR="00A11037">
          <w:rPr>
            <w:rFonts w:ascii="Times New Roman" w:hAnsi="Times New Roman"/>
            <w:bCs/>
            <w:sz w:val="24"/>
            <w:szCs w:val="24"/>
          </w:rPr>
          <w:t>7</w:t>
        </w:r>
      </w:ins>
      <w:r w:rsidR="00A85549">
        <w:rPr>
          <w:rFonts w:ascii="Times New Roman" w:hAnsi="Times New Roman"/>
          <w:bCs/>
          <w:sz w:val="24"/>
          <w:szCs w:val="24"/>
        </w:rPr>
        <w:t xml:space="preserve">, if the brightness of two emitters </w:t>
      </w:r>
      <w:proofErr w:type="gramStart"/>
      <w:r w:rsidR="00A85549">
        <w:rPr>
          <w:rFonts w:ascii="Times New Roman" w:hAnsi="Times New Roman"/>
          <w:bCs/>
          <w:sz w:val="24"/>
          <w:szCs w:val="24"/>
        </w:rPr>
        <w:t>differ</w:t>
      </w:r>
      <w:proofErr w:type="gramEnd"/>
      <w:r w:rsidR="00A85549">
        <w:rPr>
          <w:rFonts w:ascii="Times New Roman" w:hAnsi="Times New Roman"/>
          <w:bCs/>
          <w:sz w:val="24"/>
          <w:szCs w:val="24"/>
        </w:rPr>
        <w:t xml:space="preserve"> by substantial amount, the SOFI contrast of lower-brightness emitter is nonlinearly underestimated as compared to that of higher-brightness emitter, such that resolution dip between SOFI contrast of two emitters is </w:t>
      </w:r>
      <w:r w:rsidR="00A85549">
        <w:rPr>
          <w:rFonts w:ascii="Times New Roman" w:hAnsi="Times New Roman" w:hint="eastAsia"/>
          <w:bCs/>
          <w:sz w:val="24"/>
          <w:szCs w:val="24"/>
        </w:rPr>
        <w:t>c</w:t>
      </w:r>
      <w:r w:rsidR="00A85549">
        <w:rPr>
          <w:rFonts w:ascii="Times New Roman" w:hAnsi="Times New Roman"/>
          <w:bCs/>
          <w:sz w:val="24"/>
          <w:szCs w:val="24"/>
        </w:rPr>
        <w:t>rushed and thus becomes invisible. Plus, in contrast to the conventional SOFI relying on the intrinsic blinking of fluorophores, non-uniform speckle intensity level</w:t>
      </w:r>
      <w:ins w:id="225" w:author="YongKeun (Paul) Park" w:date="2021-12-29T10:59:00Z">
        <w:r w:rsidR="008153E1">
          <w:rPr>
            <w:rFonts w:ascii="Times New Roman" w:hAnsi="Times New Roman"/>
            <w:bCs/>
            <w:sz w:val="24"/>
            <w:szCs w:val="24"/>
          </w:rPr>
          <w:t>s</w:t>
        </w:r>
      </w:ins>
      <w:r w:rsidR="00A85549">
        <w:rPr>
          <w:rFonts w:ascii="Times New Roman" w:hAnsi="Times New Roman"/>
          <w:bCs/>
          <w:sz w:val="24"/>
          <w:szCs w:val="24"/>
        </w:rPr>
        <w:t xml:space="preserve"> at different locations of emitter</w:t>
      </w:r>
      <w:ins w:id="226" w:author="YongKeun (Paul) Park" w:date="2021-12-29T10:59:00Z">
        <w:r w:rsidR="008153E1">
          <w:rPr>
            <w:rFonts w:ascii="Times New Roman" w:hAnsi="Times New Roman"/>
            <w:bCs/>
            <w:sz w:val="24"/>
            <w:szCs w:val="24"/>
          </w:rPr>
          <w:t>s</w:t>
        </w:r>
      </w:ins>
      <w:r w:rsidR="00A85549">
        <w:rPr>
          <w:rFonts w:ascii="Times New Roman" w:hAnsi="Times New Roman"/>
          <w:bCs/>
          <w:sz w:val="24"/>
          <w:szCs w:val="24"/>
        </w:rPr>
        <w:t xml:space="preserve"> can modulate the effective brightness of the fluorophores as the </w:t>
      </w:r>
      <w:r w:rsidR="00A85549">
        <w:rPr>
          <w:rFonts w:ascii="Times New Roman" w:hAnsi="Times New Roman"/>
          <w:bCs/>
          <w:sz w:val="24"/>
          <w:szCs w:val="24"/>
        </w:rPr>
        <w:lastRenderedPageBreak/>
        <w:t xml:space="preserve">final </w:t>
      </w:r>
      <w:r w:rsidR="006C3F40">
        <w:rPr>
          <w:rFonts w:ascii="Times New Roman" w:hAnsi="Times New Roman"/>
          <w:bCs/>
          <w:sz w:val="24"/>
          <w:szCs w:val="24"/>
        </w:rPr>
        <w:t>signal level</w:t>
      </w:r>
      <w:r w:rsidR="00A85549">
        <w:rPr>
          <w:rFonts w:ascii="Times New Roman" w:hAnsi="Times New Roman"/>
          <w:bCs/>
          <w:sz w:val="24"/>
          <w:szCs w:val="24"/>
        </w:rPr>
        <w:t xml:space="preserve"> of </w:t>
      </w:r>
      <w:r w:rsidR="006C3F40">
        <w:rPr>
          <w:rFonts w:ascii="Times New Roman" w:hAnsi="Times New Roman"/>
          <w:bCs/>
          <w:sz w:val="24"/>
          <w:szCs w:val="24"/>
        </w:rPr>
        <w:t xml:space="preserve">the </w:t>
      </w:r>
      <w:r w:rsidR="00A85549">
        <w:rPr>
          <w:rFonts w:ascii="Times New Roman" w:hAnsi="Times New Roman"/>
          <w:bCs/>
          <w:sz w:val="24"/>
          <w:szCs w:val="24"/>
        </w:rPr>
        <w:t xml:space="preserve">intensity fluctuation is linearly </w:t>
      </w:r>
      <w:r w:rsidR="006C3F40">
        <w:rPr>
          <w:rFonts w:ascii="Times New Roman" w:hAnsi="Times New Roman"/>
          <w:bCs/>
          <w:sz w:val="24"/>
          <w:szCs w:val="24"/>
        </w:rPr>
        <w:t xml:space="preserve">multiplied by the speckle excitation intensity. Lastly, SOFI processing higher than </w:t>
      </w:r>
      <w:ins w:id="227" w:author="YongKeun (Paul) Park" w:date="2021-12-29T11:00:00Z">
        <w:r w:rsidR="008153E1">
          <w:rPr>
            <w:rFonts w:ascii="Times New Roman" w:hAnsi="Times New Roman"/>
            <w:bCs/>
            <w:sz w:val="24"/>
            <w:szCs w:val="24"/>
          </w:rPr>
          <w:t xml:space="preserve">the </w:t>
        </w:r>
      </w:ins>
      <w:r w:rsidR="006C3F40">
        <w:rPr>
          <w:rFonts w:ascii="Times New Roman" w:hAnsi="Times New Roman"/>
          <w:bCs/>
          <w:sz w:val="24"/>
          <w:szCs w:val="24"/>
        </w:rPr>
        <w:t>3</w:t>
      </w:r>
      <w:r w:rsidR="006C3F40" w:rsidRPr="006C3F40">
        <w:rPr>
          <w:rFonts w:ascii="Times New Roman" w:hAnsi="Times New Roman"/>
          <w:bCs/>
          <w:sz w:val="24"/>
          <w:szCs w:val="24"/>
          <w:vertAlign w:val="superscript"/>
        </w:rPr>
        <w:t>rd</w:t>
      </w:r>
      <w:r w:rsidR="006C3F40">
        <w:rPr>
          <w:rFonts w:ascii="Times New Roman" w:hAnsi="Times New Roman"/>
          <w:bCs/>
          <w:sz w:val="24"/>
          <w:szCs w:val="24"/>
        </w:rPr>
        <w:t xml:space="preserve"> order needs much more frames to yield a converging SOFI signal. If there are no sufficient frames for convergence, </w:t>
      </w:r>
      <w:ins w:id="228" w:author="YongKeun (Paul) Park" w:date="2021-12-29T11:00:00Z">
        <w:r w:rsidR="008153E1">
          <w:rPr>
            <w:rFonts w:ascii="Times New Roman" w:hAnsi="Times New Roman"/>
            <w:bCs/>
            <w:sz w:val="24"/>
            <w:szCs w:val="24"/>
          </w:rPr>
          <w:t xml:space="preserve">a </w:t>
        </w:r>
      </w:ins>
      <w:r w:rsidR="006C3F40">
        <w:rPr>
          <w:rFonts w:ascii="Times New Roman" w:hAnsi="Times New Roman"/>
          <w:bCs/>
          <w:sz w:val="24"/>
          <w:szCs w:val="24"/>
        </w:rPr>
        <w:t xml:space="preserve">higher-order SOFI signal tends to be highly oscillating depending on the total number of used frames, which is </w:t>
      </w:r>
      <w:ins w:id="229" w:author="YongKeun (Paul) Park" w:date="2021-12-29T11:00:00Z">
        <w:r w:rsidR="008153E1">
          <w:rPr>
            <w:rFonts w:ascii="Times New Roman" w:hAnsi="Times New Roman"/>
            <w:bCs/>
            <w:sz w:val="24"/>
            <w:szCs w:val="24"/>
          </w:rPr>
          <w:t xml:space="preserve">a </w:t>
        </w:r>
      </w:ins>
      <w:r w:rsidR="006C3F40">
        <w:rPr>
          <w:rFonts w:ascii="Times New Roman" w:hAnsi="Times New Roman"/>
          <w:bCs/>
          <w:sz w:val="24"/>
          <w:szCs w:val="24"/>
        </w:rPr>
        <w:t>difficult situation to distinguish from the degrading SOFI signal owing to non-</w:t>
      </w:r>
      <w:proofErr w:type="spellStart"/>
      <w:r w:rsidR="006C3F40">
        <w:rPr>
          <w:rFonts w:ascii="Times New Roman" w:hAnsi="Times New Roman"/>
          <w:bCs/>
          <w:sz w:val="24"/>
          <w:szCs w:val="24"/>
        </w:rPr>
        <w:t>unifiorm</w:t>
      </w:r>
      <w:proofErr w:type="spellEnd"/>
      <w:r w:rsidR="006C3F40">
        <w:rPr>
          <w:rFonts w:ascii="Times New Roman" w:hAnsi="Times New Roman"/>
          <w:bCs/>
          <w:sz w:val="24"/>
          <w:szCs w:val="24"/>
        </w:rPr>
        <w:t xml:space="preserve"> </w:t>
      </w:r>
      <w:del w:id="230" w:author="choi young" w:date="2021-12-29T14:17:00Z">
        <w:r w:rsidR="006C3F40" w:rsidDel="004E68FA">
          <w:rPr>
            <w:rFonts w:ascii="Times New Roman" w:hAnsi="Times New Roman"/>
            <w:bCs/>
            <w:sz w:val="24"/>
            <w:szCs w:val="24"/>
          </w:rPr>
          <w:delText xml:space="preserve">different </w:delText>
        </w:r>
      </w:del>
      <w:r w:rsidR="006C3F40">
        <w:rPr>
          <w:rFonts w:ascii="Times New Roman" w:hAnsi="Times New Roman"/>
          <w:bCs/>
          <w:sz w:val="24"/>
          <w:szCs w:val="24"/>
        </w:rPr>
        <w:t xml:space="preserve">brightness of fluorophores. </w:t>
      </w:r>
    </w:p>
    <w:p w14:paraId="68E7A0BB" w14:textId="77777777" w:rsidR="006C3F40" w:rsidRDefault="006C3F40" w:rsidP="007C685A">
      <w:pPr>
        <w:spacing w:line="360" w:lineRule="auto"/>
        <w:rPr>
          <w:rFonts w:ascii="Times New Roman" w:hAnsi="Times New Roman"/>
          <w:bCs/>
          <w:sz w:val="24"/>
          <w:szCs w:val="24"/>
        </w:rPr>
      </w:pPr>
    </w:p>
    <w:p w14:paraId="3D2F3AB1" w14:textId="51E39F46" w:rsidR="00EA1DCA" w:rsidRDefault="006C3F40" w:rsidP="007C685A">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1.3.3.3. Practical issue</w:t>
      </w:r>
      <w:r w:rsidR="00C33143">
        <w:rPr>
          <w:rFonts w:ascii="Times New Roman" w:hAnsi="Times New Roman"/>
          <w:bCs/>
          <w:sz w:val="24"/>
          <w:szCs w:val="24"/>
        </w:rPr>
        <w:t>s</w:t>
      </w:r>
      <w:r>
        <w:rPr>
          <w:rFonts w:ascii="Times New Roman" w:hAnsi="Times New Roman"/>
          <w:bCs/>
          <w:sz w:val="24"/>
          <w:szCs w:val="24"/>
        </w:rPr>
        <w:t xml:space="preserve"> </w:t>
      </w:r>
      <w:r w:rsidR="00C33143">
        <w:rPr>
          <w:rFonts w:ascii="Times New Roman" w:hAnsi="Times New Roman"/>
          <w:bCs/>
          <w:sz w:val="24"/>
          <w:szCs w:val="24"/>
        </w:rPr>
        <w:t>that determine</w:t>
      </w:r>
      <w:r>
        <w:rPr>
          <w:rFonts w:ascii="Times New Roman" w:hAnsi="Times New Roman"/>
          <w:bCs/>
          <w:sz w:val="24"/>
          <w:szCs w:val="24"/>
        </w:rPr>
        <w:t xml:space="preserve"> the final SNR and resolution of the NS-SOFI image: 1) Resolution phantom(templates) used to calibrate the experimental resolution.</w:t>
      </w:r>
    </w:p>
    <w:p w14:paraId="2D35CC11" w14:textId="5335DECB" w:rsidR="00EA1DCA" w:rsidRDefault="00EA1DCA" w:rsidP="00C73AA3">
      <w:pPr>
        <w:spacing w:line="360" w:lineRule="auto"/>
        <w:jc w:val="center"/>
        <w:rPr>
          <w:rFonts w:ascii="Times New Roman" w:hAnsi="Times New Roman"/>
          <w:bCs/>
          <w:sz w:val="24"/>
          <w:szCs w:val="24"/>
        </w:rPr>
      </w:pPr>
      <w:r>
        <w:rPr>
          <w:rFonts w:ascii="Times New Roman" w:hAnsi="Times New Roman" w:hint="eastAsia"/>
          <w:bCs/>
          <w:noProof/>
          <w:sz w:val="24"/>
          <w:szCs w:val="24"/>
        </w:rPr>
        <w:drawing>
          <wp:inline distT="0" distB="0" distL="0" distR="0" wp14:anchorId="54B0E1B2" wp14:editId="63C76529">
            <wp:extent cx="3711171" cy="1844485"/>
            <wp:effectExtent l="19050" t="19050" r="22860" b="22860"/>
            <wp:docPr id="123" name="그림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그림 1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60321" cy="1868913"/>
                    </a:xfrm>
                    <a:prstGeom prst="rect">
                      <a:avLst/>
                    </a:prstGeom>
                    <a:ln>
                      <a:solidFill>
                        <a:schemeClr val="tx1"/>
                      </a:solidFill>
                    </a:ln>
                  </pic:spPr>
                </pic:pic>
              </a:graphicData>
            </a:graphic>
          </wp:inline>
        </w:drawing>
      </w:r>
    </w:p>
    <w:p w14:paraId="70B52183" w14:textId="6F50DE25" w:rsidR="00E42DD8" w:rsidRPr="003E024B" w:rsidDel="00A11037" w:rsidRDefault="006C3F40" w:rsidP="007C685A">
      <w:pPr>
        <w:spacing w:line="360" w:lineRule="auto"/>
        <w:rPr>
          <w:del w:id="231" w:author="choi young" w:date="2021-12-29T12:41:00Z"/>
          <w:rFonts w:ascii="Times New Roman" w:hAnsi="Times New Roman"/>
          <w:b/>
          <w:sz w:val="24"/>
          <w:szCs w:val="24"/>
        </w:rPr>
      </w:pPr>
      <w:r w:rsidRPr="003E024B">
        <w:rPr>
          <w:rFonts w:ascii="Times New Roman" w:hAnsi="Times New Roman" w:hint="eastAsia"/>
          <w:b/>
          <w:sz w:val="24"/>
          <w:szCs w:val="24"/>
        </w:rPr>
        <w:t>F</w:t>
      </w:r>
      <w:r w:rsidRPr="003E024B">
        <w:rPr>
          <w:rFonts w:ascii="Times New Roman" w:hAnsi="Times New Roman"/>
          <w:b/>
          <w:sz w:val="24"/>
          <w:szCs w:val="24"/>
        </w:rPr>
        <w:t>ig. R</w:t>
      </w:r>
      <w:ins w:id="232" w:author="choi young" w:date="2021-12-29T12:41:00Z">
        <w:r w:rsidR="00A11037">
          <w:rPr>
            <w:rFonts w:ascii="Times New Roman" w:hAnsi="Times New Roman"/>
            <w:b/>
            <w:sz w:val="24"/>
            <w:szCs w:val="24"/>
          </w:rPr>
          <w:t>8</w:t>
        </w:r>
      </w:ins>
      <w:del w:id="233" w:author="choi young" w:date="2021-12-29T12:41:00Z">
        <w:r w:rsidRPr="003E024B" w:rsidDel="00A11037">
          <w:rPr>
            <w:rFonts w:ascii="Times New Roman" w:hAnsi="Times New Roman"/>
            <w:b/>
            <w:sz w:val="24"/>
            <w:szCs w:val="24"/>
          </w:rPr>
          <w:delText>7</w:delText>
        </w:r>
      </w:del>
      <w:r w:rsidRPr="003E024B">
        <w:rPr>
          <w:rFonts w:ascii="Times New Roman" w:hAnsi="Times New Roman"/>
          <w:b/>
          <w:sz w:val="24"/>
          <w:szCs w:val="24"/>
        </w:rPr>
        <w:t xml:space="preserve">. </w:t>
      </w:r>
      <w:r w:rsidR="003E024B" w:rsidRPr="003E024B">
        <w:rPr>
          <w:rFonts w:ascii="Times New Roman" w:hAnsi="Times New Roman"/>
          <w:b/>
          <w:sz w:val="24"/>
          <w:szCs w:val="24"/>
        </w:rPr>
        <w:t xml:space="preserve">The type of resolution phantom, which is used for calibrating resolution </w:t>
      </w:r>
      <w:r w:rsidR="003E024B">
        <w:rPr>
          <w:rFonts w:ascii="Times New Roman" w:hAnsi="Times New Roman"/>
          <w:b/>
          <w:sz w:val="24"/>
          <w:szCs w:val="24"/>
        </w:rPr>
        <w:t>of</w:t>
      </w:r>
      <w:r w:rsidR="003E024B" w:rsidRPr="003E024B">
        <w:rPr>
          <w:rFonts w:ascii="Times New Roman" w:hAnsi="Times New Roman"/>
          <w:b/>
          <w:sz w:val="24"/>
          <w:szCs w:val="24"/>
        </w:rPr>
        <w:t xml:space="preserve"> NS-SOFI imaging, adds a layer of difficult</w:t>
      </w:r>
      <w:r w:rsidR="003E024B">
        <w:rPr>
          <w:rFonts w:ascii="Times New Roman" w:hAnsi="Times New Roman"/>
          <w:b/>
          <w:sz w:val="24"/>
          <w:szCs w:val="24"/>
        </w:rPr>
        <w:t>y</w:t>
      </w:r>
      <w:r w:rsidR="003E024B" w:rsidRPr="003E024B">
        <w:rPr>
          <w:rFonts w:ascii="Times New Roman" w:hAnsi="Times New Roman"/>
          <w:b/>
          <w:sz w:val="24"/>
          <w:szCs w:val="24"/>
        </w:rPr>
        <w:t xml:space="preserve"> </w:t>
      </w:r>
      <w:r w:rsidR="003E024B">
        <w:rPr>
          <w:rFonts w:ascii="Times New Roman" w:hAnsi="Times New Roman"/>
          <w:b/>
          <w:sz w:val="24"/>
          <w:szCs w:val="24"/>
        </w:rPr>
        <w:t>when</w:t>
      </w:r>
      <w:r w:rsidR="003E024B" w:rsidRPr="003E024B">
        <w:rPr>
          <w:rFonts w:ascii="Times New Roman" w:hAnsi="Times New Roman"/>
          <w:b/>
          <w:sz w:val="24"/>
          <w:szCs w:val="24"/>
        </w:rPr>
        <w:t xml:space="preserve"> realiz</w:t>
      </w:r>
      <w:r w:rsidR="003E024B">
        <w:rPr>
          <w:rFonts w:ascii="Times New Roman" w:hAnsi="Times New Roman"/>
          <w:b/>
          <w:sz w:val="24"/>
          <w:szCs w:val="24"/>
        </w:rPr>
        <w:t>ing</w:t>
      </w:r>
      <w:r w:rsidR="003E024B" w:rsidRPr="003E024B">
        <w:rPr>
          <w:rFonts w:ascii="Times New Roman" w:hAnsi="Times New Roman"/>
          <w:b/>
          <w:sz w:val="24"/>
          <w:szCs w:val="24"/>
        </w:rPr>
        <w:t xml:space="preserve"> ideal NS-SOFI performance.</w:t>
      </w:r>
    </w:p>
    <w:p w14:paraId="3CA22A9E" w14:textId="0AA5AEA8" w:rsidR="00E42DD8" w:rsidRDefault="00AF300D" w:rsidP="00A11037">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112A073A" wp14:editId="6AE1FEEF">
            <wp:extent cx="3815138" cy="2388160"/>
            <wp:effectExtent l="0" t="0" r="0" b="0"/>
            <wp:docPr id="155" name="그림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그림 1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34351" cy="2400187"/>
                    </a:xfrm>
                    <a:prstGeom prst="rect">
                      <a:avLst/>
                    </a:prstGeom>
                  </pic:spPr>
                </pic:pic>
              </a:graphicData>
            </a:graphic>
          </wp:inline>
        </w:drawing>
      </w:r>
    </w:p>
    <w:p w14:paraId="781CD2E2" w14:textId="0A290807" w:rsidR="00EA1DCA" w:rsidRDefault="003E024B" w:rsidP="007C685A">
      <w:pPr>
        <w:spacing w:line="360" w:lineRule="auto"/>
        <w:rPr>
          <w:rFonts w:ascii="Times New Roman" w:hAnsi="Times New Roman"/>
          <w:b/>
          <w:sz w:val="24"/>
          <w:szCs w:val="24"/>
        </w:rPr>
      </w:pPr>
      <w:r w:rsidRPr="0045581E">
        <w:rPr>
          <w:rFonts w:ascii="Times New Roman" w:hAnsi="Times New Roman" w:hint="eastAsia"/>
          <w:b/>
          <w:sz w:val="24"/>
          <w:szCs w:val="24"/>
        </w:rPr>
        <w:t>F</w:t>
      </w:r>
      <w:r w:rsidRPr="0045581E">
        <w:rPr>
          <w:rFonts w:ascii="Times New Roman" w:hAnsi="Times New Roman"/>
          <w:b/>
          <w:sz w:val="24"/>
          <w:szCs w:val="24"/>
        </w:rPr>
        <w:t>ig. R</w:t>
      </w:r>
      <w:ins w:id="234" w:author="choi young" w:date="2021-12-29T12:41:00Z">
        <w:r w:rsidR="00A11037">
          <w:rPr>
            <w:rFonts w:ascii="Times New Roman" w:hAnsi="Times New Roman"/>
            <w:b/>
            <w:sz w:val="24"/>
            <w:szCs w:val="24"/>
          </w:rPr>
          <w:t>9</w:t>
        </w:r>
      </w:ins>
      <w:del w:id="235" w:author="choi young" w:date="2021-12-29T12:41:00Z">
        <w:r w:rsidRPr="0045581E" w:rsidDel="00A11037">
          <w:rPr>
            <w:rFonts w:ascii="Times New Roman" w:hAnsi="Times New Roman"/>
            <w:b/>
            <w:sz w:val="24"/>
            <w:szCs w:val="24"/>
          </w:rPr>
          <w:delText>8</w:delText>
        </w:r>
      </w:del>
      <w:r w:rsidRPr="0045581E">
        <w:rPr>
          <w:rFonts w:ascii="Times New Roman" w:hAnsi="Times New Roman"/>
          <w:b/>
          <w:sz w:val="24"/>
          <w:szCs w:val="24"/>
        </w:rPr>
        <w:t xml:space="preserve">. </w:t>
      </w:r>
      <w:r w:rsidR="000F52F5" w:rsidRPr="0045581E">
        <w:rPr>
          <w:rFonts w:ascii="Times New Roman" w:hAnsi="Times New Roman"/>
          <w:b/>
          <w:sz w:val="24"/>
          <w:szCs w:val="24"/>
        </w:rPr>
        <w:t xml:space="preserve">Three types of experimental resolution </w:t>
      </w:r>
      <w:r w:rsidR="0045581E" w:rsidRPr="0045581E">
        <w:rPr>
          <w:rFonts w:ascii="Times New Roman" w:hAnsi="Times New Roman"/>
          <w:b/>
          <w:sz w:val="24"/>
          <w:szCs w:val="24"/>
        </w:rPr>
        <w:t>phantoms to evaluate the lateral spatial resolution of NS-SOFI images.</w:t>
      </w:r>
    </w:p>
    <w:p w14:paraId="6542B582" w14:textId="5CEC841E" w:rsidR="0045581E" w:rsidRDefault="00B818CE" w:rsidP="007C685A">
      <w:pPr>
        <w:spacing w:line="360" w:lineRule="auto"/>
        <w:rPr>
          <w:rFonts w:ascii="Times New Roman" w:hAnsi="Times New Roman"/>
          <w:bCs/>
          <w:sz w:val="24"/>
          <w:szCs w:val="24"/>
        </w:rPr>
      </w:pPr>
      <w:r>
        <w:rPr>
          <w:rFonts w:ascii="Times New Roman" w:hAnsi="Times New Roman"/>
          <w:b/>
          <w:sz w:val="24"/>
          <w:szCs w:val="24"/>
        </w:rPr>
        <w:lastRenderedPageBreak/>
        <w:tab/>
      </w:r>
      <w:r w:rsidRPr="00B818CE">
        <w:rPr>
          <w:rFonts w:ascii="Times New Roman" w:hAnsi="Times New Roman"/>
          <w:bCs/>
          <w:sz w:val="24"/>
          <w:szCs w:val="24"/>
        </w:rPr>
        <w:t>Fig.</w:t>
      </w:r>
      <w:r>
        <w:rPr>
          <w:rFonts w:ascii="Times New Roman" w:hAnsi="Times New Roman"/>
          <w:bCs/>
          <w:sz w:val="24"/>
          <w:szCs w:val="24"/>
        </w:rPr>
        <w:t xml:space="preserve"> R</w:t>
      </w:r>
      <w:ins w:id="236" w:author="choi young" w:date="2021-12-29T12:41:00Z">
        <w:r w:rsidR="00A11037">
          <w:rPr>
            <w:rFonts w:ascii="Times New Roman" w:hAnsi="Times New Roman"/>
            <w:bCs/>
            <w:sz w:val="24"/>
            <w:szCs w:val="24"/>
          </w:rPr>
          <w:t>9</w:t>
        </w:r>
      </w:ins>
      <w:del w:id="237" w:author="choi young" w:date="2021-12-29T12:41:00Z">
        <w:r w:rsidDel="00A11037">
          <w:rPr>
            <w:rFonts w:ascii="Times New Roman" w:hAnsi="Times New Roman"/>
            <w:bCs/>
            <w:sz w:val="24"/>
            <w:szCs w:val="24"/>
          </w:rPr>
          <w:delText>8</w:delText>
        </w:r>
      </w:del>
      <w:r>
        <w:rPr>
          <w:rFonts w:ascii="Times New Roman" w:hAnsi="Times New Roman"/>
          <w:bCs/>
          <w:sz w:val="24"/>
          <w:szCs w:val="24"/>
        </w:rPr>
        <w:t xml:space="preserve"> suggests three types of experimental resolution phantoms that provide</w:t>
      </w:r>
      <w:del w:id="238" w:author="YongKeun (Paul) Park" w:date="2021-12-29T11:00:00Z">
        <w:r w:rsidDel="00941694">
          <w:rPr>
            <w:rFonts w:ascii="Times New Roman" w:hAnsi="Times New Roman"/>
            <w:bCs/>
            <w:sz w:val="24"/>
            <w:szCs w:val="24"/>
          </w:rPr>
          <w:delText>s</w:delText>
        </w:r>
      </w:del>
      <w:r>
        <w:rPr>
          <w:rFonts w:ascii="Times New Roman" w:hAnsi="Times New Roman"/>
          <w:bCs/>
          <w:sz w:val="24"/>
          <w:szCs w:val="24"/>
        </w:rPr>
        <w:t xml:space="preserve"> the spatial arrangement of multiple bright fluorophores advantageous for calibrating the lateral resolution of two-dimensional diffraction-limited fluorescence and NS-SOFI images. Typically, randomly dispersed fluorescent beads are most readily prepared</w:t>
      </w:r>
      <w:r w:rsidR="00B23396">
        <w:rPr>
          <w:rFonts w:ascii="Times New Roman" w:hAnsi="Times New Roman"/>
          <w:bCs/>
          <w:sz w:val="24"/>
          <w:szCs w:val="24"/>
        </w:rPr>
        <w:t xml:space="preserve"> templates</w:t>
      </w:r>
      <w:r>
        <w:rPr>
          <w:rFonts w:ascii="Times New Roman" w:hAnsi="Times New Roman"/>
          <w:bCs/>
          <w:sz w:val="24"/>
          <w:szCs w:val="24"/>
        </w:rPr>
        <w:t xml:space="preserve"> and offer</w:t>
      </w:r>
      <w:del w:id="239" w:author="YongKeun (Paul) Park" w:date="2021-12-29T11:00:00Z">
        <w:r w:rsidDel="00941694">
          <w:rPr>
            <w:rFonts w:ascii="Times New Roman" w:hAnsi="Times New Roman"/>
            <w:bCs/>
            <w:sz w:val="24"/>
            <w:szCs w:val="24"/>
          </w:rPr>
          <w:delText>s</w:delText>
        </w:r>
      </w:del>
      <w:r>
        <w:rPr>
          <w:rFonts w:ascii="Times New Roman" w:hAnsi="Times New Roman"/>
          <w:bCs/>
          <w:sz w:val="24"/>
          <w:szCs w:val="24"/>
        </w:rPr>
        <w:t xml:space="preserve"> high SNR fluorescence signals</w:t>
      </w:r>
      <w:r w:rsidR="00B23396">
        <w:rPr>
          <w:rFonts w:ascii="Times New Roman" w:hAnsi="Times New Roman"/>
          <w:bCs/>
          <w:sz w:val="24"/>
          <w:szCs w:val="24"/>
        </w:rPr>
        <w:t xml:space="preserve">. However, as the sample preparation depends on solution processing of colloidal microparticles (the density of fluorescent beads in solution is only controlled), it is laborious to seek the pairs of fluorophores separated by the desired distance to be super-resolved by </w:t>
      </w:r>
      <w:ins w:id="240" w:author="YongKeun (Paul) Park" w:date="2021-12-29T11:01:00Z">
        <w:r w:rsidR="00941694">
          <w:rPr>
            <w:rFonts w:ascii="Times New Roman" w:hAnsi="Times New Roman"/>
            <w:bCs/>
            <w:sz w:val="24"/>
            <w:szCs w:val="24"/>
          </w:rPr>
          <w:t xml:space="preserve">the </w:t>
        </w:r>
      </w:ins>
      <w:r w:rsidR="00B23396">
        <w:rPr>
          <w:rFonts w:ascii="Times New Roman" w:hAnsi="Times New Roman"/>
          <w:bCs/>
          <w:sz w:val="24"/>
          <w:szCs w:val="24"/>
        </w:rPr>
        <w:t xml:space="preserve">NS-SOFI technique. </w:t>
      </w:r>
      <w:del w:id="241" w:author="YongKeun (Paul) Park" w:date="2021-12-29T11:00:00Z">
        <w:r w:rsidR="00B23396" w:rsidDel="00941694">
          <w:rPr>
            <w:rFonts w:ascii="Times New Roman" w:hAnsi="Times New Roman"/>
            <w:bCs/>
            <w:sz w:val="24"/>
            <w:szCs w:val="24"/>
          </w:rPr>
          <w:delText>Plus</w:delText>
        </w:r>
      </w:del>
      <w:ins w:id="242" w:author="YongKeun (Paul) Park" w:date="2021-12-29T11:00:00Z">
        <w:r w:rsidR="00941694">
          <w:rPr>
            <w:rFonts w:ascii="Times New Roman" w:hAnsi="Times New Roman"/>
            <w:bCs/>
            <w:sz w:val="24"/>
            <w:szCs w:val="24"/>
          </w:rPr>
          <w:t>In addition</w:t>
        </w:r>
      </w:ins>
      <w:r w:rsidR="00B23396">
        <w:rPr>
          <w:rFonts w:ascii="Times New Roman" w:hAnsi="Times New Roman"/>
          <w:bCs/>
          <w:sz w:val="24"/>
          <w:szCs w:val="24"/>
        </w:rPr>
        <w:t>, line-cut profiling of doubly peaked intensity profiles should be performed over the multiple pairs of fluorophores to ensure reliable resolution calibration, which makes the task of calibrating resolution with fluorescent beads much demanding. This is the reason behind relatively modest (NS-SOFI imaging) experiment yields in Fig. R</w:t>
      </w:r>
      <w:ins w:id="243" w:author="choi young" w:date="2021-12-29T12:42:00Z">
        <w:r w:rsidR="009258B1">
          <w:rPr>
            <w:rFonts w:ascii="Times New Roman" w:hAnsi="Times New Roman"/>
            <w:bCs/>
            <w:sz w:val="24"/>
            <w:szCs w:val="24"/>
          </w:rPr>
          <w:t>9</w:t>
        </w:r>
      </w:ins>
      <w:del w:id="244" w:author="choi young" w:date="2021-12-29T12:42:00Z">
        <w:r w:rsidR="00B23396" w:rsidDel="009258B1">
          <w:rPr>
            <w:rFonts w:ascii="Times New Roman" w:hAnsi="Times New Roman"/>
            <w:bCs/>
            <w:sz w:val="24"/>
            <w:szCs w:val="24"/>
          </w:rPr>
          <w:delText>8</w:delText>
        </w:r>
      </w:del>
      <w:r w:rsidR="00B23396">
        <w:rPr>
          <w:rFonts w:ascii="Times New Roman" w:hAnsi="Times New Roman"/>
          <w:bCs/>
          <w:sz w:val="24"/>
          <w:szCs w:val="24"/>
        </w:rPr>
        <w:t xml:space="preserve">. We have used fluorescent beads to calibrate the </w:t>
      </w:r>
      <w:r w:rsidR="008E7BBD">
        <w:rPr>
          <w:rFonts w:ascii="Times New Roman" w:hAnsi="Times New Roman"/>
          <w:bCs/>
          <w:sz w:val="24"/>
          <w:szCs w:val="24"/>
        </w:rPr>
        <w:t xml:space="preserve">absolute resolution possible with 150 nm speckle grain size, as summarized in Fig. 5. </w:t>
      </w:r>
    </w:p>
    <w:p w14:paraId="7F388E91" w14:textId="2D5A7E50" w:rsidR="00B23396" w:rsidRPr="00B818CE" w:rsidRDefault="00B23396" w:rsidP="007C685A">
      <w:pPr>
        <w:spacing w:line="360" w:lineRule="auto"/>
        <w:rPr>
          <w:rFonts w:ascii="Times New Roman" w:hAnsi="Times New Roman"/>
          <w:bCs/>
          <w:sz w:val="24"/>
          <w:szCs w:val="24"/>
        </w:rPr>
      </w:pPr>
      <w:r>
        <w:rPr>
          <w:rFonts w:ascii="Times New Roman" w:hAnsi="Times New Roman"/>
          <w:bCs/>
          <w:sz w:val="24"/>
          <w:szCs w:val="24"/>
        </w:rPr>
        <w:tab/>
        <w:t xml:space="preserve">On </w:t>
      </w:r>
      <w:r w:rsidR="008E7BBD">
        <w:rPr>
          <w:rFonts w:ascii="Times New Roman" w:hAnsi="Times New Roman"/>
          <w:bCs/>
          <w:sz w:val="24"/>
          <w:szCs w:val="24"/>
        </w:rPr>
        <w:t xml:space="preserve">the contrary, pre-defined patterns of colloidal quantum dots functionalized on the coverslip provides the most intuitive measure of lateral spatial resolution in </w:t>
      </w:r>
      <w:ins w:id="245" w:author="YongKeun (Paul) Park" w:date="2021-12-29T11:01:00Z">
        <w:r w:rsidR="00941694">
          <w:rPr>
            <w:rFonts w:ascii="Times New Roman" w:hAnsi="Times New Roman"/>
            <w:bCs/>
            <w:sz w:val="24"/>
            <w:szCs w:val="24"/>
          </w:rPr>
          <w:t xml:space="preserve">an </w:t>
        </w:r>
      </w:ins>
      <w:r w:rsidR="008E7BBD">
        <w:rPr>
          <w:rFonts w:ascii="Times New Roman" w:hAnsi="Times New Roman"/>
          <w:bCs/>
          <w:sz w:val="24"/>
          <w:szCs w:val="24"/>
        </w:rPr>
        <w:t>experimental situation. In Fig. 4, we</w:t>
      </w:r>
      <w:ins w:id="246" w:author="YongKeun (Paul) Park" w:date="2021-12-29T11:01:00Z">
        <w:r w:rsidR="00941694">
          <w:rPr>
            <w:rFonts w:ascii="Times New Roman" w:hAnsi="Times New Roman"/>
            <w:bCs/>
            <w:sz w:val="24"/>
            <w:szCs w:val="24"/>
          </w:rPr>
          <w:t xml:space="preserve"> ha</w:t>
        </w:r>
      </w:ins>
      <w:del w:id="247" w:author="YongKeun (Paul) Park" w:date="2021-12-29T11:01:00Z">
        <w:r w:rsidR="008E7BBD" w:rsidDel="00941694">
          <w:rPr>
            <w:rFonts w:ascii="Times New Roman" w:hAnsi="Times New Roman"/>
            <w:bCs/>
            <w:sz w:val="24"/>
            <w:szCs w:val="24"/>
          </w:rPr>
          <w:delText>’</w:delText>
        </w:r>
      </w:del>
      <w:r w:rsidR="008E7BBD">
        <w:rPr>
          <w:rFonts w:ascii="Times New Roman" w:hAnsi="Times New Roman"/>
          <w:bCs/>
          <w:sz w:val="24"/>
          <w:szCs w:val="24"/>
        </w:rPr>
        <w:t xml:space="preserve">ve calibrated the resolution gain of </w:t>
      </w:r>
      <w:ins w:id="248" w:author="YongKeun (Paul) Park" w:date="2021-12-29T11:01:00Z">
        <w:r w:rsidR="00941694">
          <w:rPr>
            <w:rFonts w:ascii="Times New Roman" w:hAnsi="Times New Roman"/>
            <w:bCs/>
            <w:sz w:val="24"/>
            <w:szCs w:val="24"/>
          </w:rPr>
          <w:t xml:space="preserve">the </w:t>
        </w:r>
      </w:ins>
      <w:r w:rsidR="008E7BBD">
        <w:rPr>
          <w:rFonts w:ascii="Times New Roman" w:hAnsi="Times New Roman"/>
          <w:bCs/>
          <w:sz w:val="24"/>
          <w:szCs w:val="24"/>
        </w:rPr>
        <w:t xml:space="preserve">NS-SOFI technique by inspecting the pair of FIB-milled lines resolved before and after NS-SOFI processing. </w:t>
      </w:r>
      <w:r w:rsidR="00AF300D">
        <w:rPr>
          <w:rFonts w:ascii="Times New Roman" w:hAnsi="Times New Roman"/>
          <w:bCs/>
          <w:sz w:val="24"/>
          <w:szCs w:val="24"/>
        </w:rPr>
        <w:t>In general, expertise with colloidal chemistry is needed to immobilize a monolayer of colloidal quantum dots on the coverslip. Hence, the sample yield of this pre-defined pattern sample is relatively low</w:t>
      </w:r>
      <w:r w:rsidR="0076635C">
        <w:rPr>
          <w:rFonts w:ascii="Times New Roman" w:hAnsi="Times New Roman"/>
          <w:bCs/>
          <w:sz w:val="24"/>
          <w:szCs w:val="24"/>
        </w:rPr>
        <w:t xml:space="preserve"> but worth t</w:t>
      </w:r>
      <w:del w:id="249" w:author="YongKeun (Paul) Park" w:date="2021-12-29T11:01:00Z">
        <w:r w:rsidR="0076635C" w:rsidDel="00941694">
          <w:rPr>
            <w:rFonts w:ascii="Times New Roman" w:hAnsi="Times New Roman"/>
            <w:bCs/>
            <w:sz w:val="24"/>
            <w:szCs w:val="24"/>
          </w:rPr>
          <w:delText>o try</w:delText>
        </w:r>
      </w:del>
      <w:ins w:id="250" w:author="YongKeun (Paul) Park" w:date="2021-12-29T11:01:00Z">
        <w:r w:rsidR="00941694">
          <w:rPr>
            <w:rFonts w:ascii="Times New Roman" w:hAnsi="Times New Roman"/>
            <w:bCs/>
            <w:sz w:val="24"/>
            <w:szCs w:val="24"/>
          </w:rPr>
          <w:t>rying</w:t>
        </w:r>
      </w:ins>
      <w:r w:rsidR="0076635C">
        <w:rPr>
          <w:rFonts w:ascii="Times New Roman" w:hAnsi="Times New Roman"/>
          <w:bCs/>
          <w:sz w:val="24"/>
          <w:szCs w:val="24"/>
        </w:rPr>
        <w:t xml:space="preserve"> because this sample enables quantitative evaluation of resolution gain.</w:t>
      </w:r>
      <w:r w:rsidR="00AF300D">
        <w:rPr>
          <w:rFonts w:ascii="Times New Roman" w:hAnsi="Times New Roman"/>
          <w:bCs/>
          <w:sz w:val="24"/>
          <w:szCs w:val="24"/>
        </w:rPr>
        <w:t xml:space="preserve"> </w:t>
      </w:r>
    </w:p>
    <w:p w14:paraId="2B6CCBD3" w14:textId="708F39D6" w:rsidR="0045581E" w:rsidRDefault="0076635C" w:rsidP="007C685A">
      <w:pPr>
        <w:spacing w:line="360" w:lineRule="auto"/>
        <w:rPr>
          <w:rFonts w:ascii="Times New Roman" w:hAnsi="Times New Roman"/>
          <w:bCs/>
          <w:sz w:val="24"/>
          <w:szCs w:val="24"/>
        </w:rPr>
      </w:pPr>
      <w:r>
        <w:rPr>
          <w:rFonts w:ascii="Times New Roman" w:hAnsi="Times New Roman"/>
          <w:b/>
          <w:sz w:val="24"/>
          <w:szCs w:val="24"/>
        </w:rPr>
        <w:tab/>
      </w:r>
      <w:r>
        <w:rPr>
          <w:rFonts w:ascii="Times New Roman" w:hAnsi="Times New Roman"/>
          <w:bCs/>
          <w:sz w:val="24"/>
          <w:szCs w:val="24"/>
        </w:rPr>
        <w:t xml:space="preserve">Regarding the color centers in mono- or multilayers of two-dimensional hexagonal boron nitride materials, there is a surge of interest and a plethora of techniques to deterministically activate </w:t>
      </w:r>
      <w:ins w:id="251" w:author="YongKeun (Paul) Park" w:date="2021-12-29T11:01:00Z">
        <w:r w:rsidR="00941694">
          <w:rPr>
            <w:rFonts w:ascii="Times New Roman" w:hAnsi="Times New Roman"/>
            <w:bCs/>
            <w:sz w:val="24"/>
            <w:szCs w:val="24"/>
          </w:rPr>
          <w:t xml:space="preserve">a </w:t>
        </w:r>
      </w:ins>
      <w:r>
        <w:rPr>
          <w:rFonts w:ascii="Times New Roman" w:hAnsi="Times New Roman"/>
          <w:bCs/>
          <w:sz w:val="24"/>
          <w:szCs w:val="24"/>
        </w:rPr>
        <w:t xml:space="preserve">large array of </w:t>
      </w:r>
      <w:del w:id="252" w:author="YongKeun (Paul) Park" w:date="2021-12-29T11:01:00Z">
        <w:r w:rsidDel="00941694">
          <w:rPr>
            <w:rFonts w:ascii="Times New Roman" w:hAnsi="Times New Roman"/>
            <w:bCs/>
            <w:sz w:val="24"/>
            <w:szCs w:val="24"/>
          </w:rPr>
          <w:delText xml:space="preserve">this </w:delText>
        </w:r>
      </w:del>
      <w:ins w:id="253" w:author="YongKeun (Paul) Park" w:date="2021-12-29T11:01:00Z">
        <w:r w:rsidR="00941694">
          <w:rPr>
            <w:rFonts w:ascii="Times New Roman" w:hAnsi="Times New Roman"/>
            <w:bCs/>
            <w:sz w:val="24"/>
            <w:szCs w:val="24"/>
          </w:rPr>
          <w:t xml:space="preserve">these </w:t>
        </w:r>
      </w:ins>
      <w:r>
        <w:rPr>
          <w:rFonts w:ascii="Times New Roman" w:hAnsi="Times New Roman"/>
          <w:bCs/>
          <w:sz w:val="24"/>
          <w:szCs w:val="24"/>
        </w:rPr>
        <w:t xml:space="preserve">artificial quantum emitters. However, it is difficult to inspect the true location of </w:t>
      </w:r>
      <w:del w:id="254" w:author="YongKeun (Paul) Park" w:date="2021-12-29T11:01:00Z">
        <w:r w:rsidDel="00941694">
          <w:rPr>
            <w:rFonts w:ascii="Times New Roman" w:hAnsi="Times New Roman"/>
            <w:bCs/>
            <w:sz w:val="24"/>
            <w:szCs w:val="24"/>
          </w:rPr>
          <w:delText xml:space="preserve">this </w:delText>
        </w:r>
      </w:del>
      <w:ins w:id="255" w:author="YongKeun (Paul) Park" w:date="2021-12-29T11:01:00Z">
        <w:r w:rsidR="00941694">
          <w:rPr>
            <w:rFonts w:ascii="Times New Roman" w:hAnsi="Times New Roman"/>
            <w:bCs/>
            <w:sz w:val="24"/>
            <w:szCs w:val="24"/>
          </w:rPr>
          <w:t xml:space="preserve">these </w:t>
        </w:r>
      </w:ins>
      <w:r>
        <w:rPr>
          <w:rFonts w:ascii="Times New Roman" w:hAnsi="Times New Roman"/>
          <w:bCs/>
          <w:sz w:val="24"/>
          <w:szCs w:val="24"/>
        </w:rPr>
        <w:t xml:space="preserve">color centers, which are mostly lattice </w:t>
      </w:r>
      <w:del w:id="256" w:author="YongKeun (Paul) Park" w:date="2021-12-29T11:01:00Z">
        <w:r w:rsidDel="00941694">
          <w:rPr>
            <w:rFonts w:ascii="Times New Roman" w:hAnsi="Times New Roman"/>
            <w:bCs/>
            <w:sz w:val="24"/>
            <w:szCs w:val="24"/>
          </w:rPr>
          <w:delText xml:space="preserve">vacancy </w:delText>
        </w:r>
      </w:del>
      <w:ins w:id="257" w:author="YongKeun (Paul) Park" w:date="2021-12-29T11:01:00Z">
        <w:r w:rsidR="00941694">
          <w:rPr>
            <w:rFonts w:ascii="Times New Roman" w:hAnsi="Times New Roman"/>
            <w:bCs/>
            <w:sz w:val="24"/>
            <w:szCs w:val="24"/>
          </w:rPr>
          <w:t xml:space="preserve">vacancies </w:t>
        </w:r>
      </w:ins>
      <w:r>
        <w:rPr>
          <w:rFonts w:ascii="Times New Roman" w:hAnsi="Times New Roman"/>
          <w:bCs/>
          <w:sz w:val="24"/>
          <w:szCs w:val="24"/>
        </w:rPr>
        <w:t>to be resolved with atomic resolution such as scanning tunneling microscopes. Though this sample is not amenable to</w:t>
      </w:r>
      <w:ins w:id="258" w:author="choi young" w:date="2021-12-29T12:43:00Z">
        <w:r w:rsidR="009258B1">
          <w:rPr>
            <w:rFonts w:ascii="Times New Roman" w:hAnsi="Times New Roman"/>
            <w:bCs/>
            <w:sz w:val="24"/>
            <w:szCs w:val="24"/>
          </w:rPr>
          <w:t xml:space="preserve"> complementary</w:t>
        </w:r>
      </w:ins>
      <w:r>
        <w:rPr>
          <w:rFonts w:ascii="Times New Roman" w:hAnsi="Times New Roman"/>
          <w:bCs/>
          <w:sz w:val="24"/>
          <w:szCs w:val="24"/>
        </w:rPr>
        <w:t xml:space="preserve"> resolution calibration via electron microscopes, we</w:t>
      </w:r>
      <w:ins w:id="259" w:author="YongKeun (Paul) Park" w:date="2021-12-29T11:01:00Z">
        <w:r w:rsidR="00941694">
          <w:rPr>
            <w:rFonts w:ascii="Times New Roman" w:hAnsi="Times New Roman"/>
            <w:bCs/>
            <w:sz w:val="24"/>
            <w:szCs w:val="24"/>
          </w:rPr>
          <w:t xml:space="preserve"> ha</w:t>
        </w:r>
      </w:ins>
      <w:del w:id="260" w:author="YongKeun (Paul) Park" w:date="2021-12-29T11:01:00Z">
        <w:r w:rsidDel="00941694">
          <w:rPr>
            <w:rFonts w:ascii="Times New Roman" w:hAnsi="Times New Roman"/>
            <w:bCs/>
            <w:sz w:val="24"/>
            <w:szCs w:val="24"/>
          </w:rPr>
          <w:delText>’</w:delText>
        </w:r>
      </w:del>
      <w:r>
        <w:rPr>
          <w:rFonts w:ascii="Times New Roman" w:hAnsi="Times New Roman"/>
          <w:bCs/>
          <w:sz w:val="24"/>
          <w:szCs w:val="24"/>
        </w:rPr>
        <w:t xml:space="preserve">ve suggested as the last resolution phantom as our NS-SOFI can offer </w:t>
      </w:r>
      <w:ins w:id="261" w:author="choi young" w:date="2021-12-29T14:19:00Z">
        <w:r w:rsidR="00220BBF">
          <w:rPr>
            <w:rFonts w:ascii="Times New Roman" w:hAnsi="Times New Roman"/>
            <w:bCs/>
            <w:sz w:val="24"/>
            <w:szCs w:val="24"/>
          </w:rPr>
          <w:t xml:space="preserve">wide-field </w:t>
        </w:r>
      </w:ins>
      <w:r>
        <w:rPr>
          <w:rFonts w:ascii="Times New Roman" w:hAnsi="Times New Roman"/>
          <w:bCs/>
          <w:sz w:val="24"/>
          <w:szCs w:val="24"/>
        </w:rPr>
        <w:t>super-resolution</w:t>
      </w:r>
      <w:ins w:id="262" w:author="choi young" w:date="2021-12-29T14:19:00Z">
        <w:r w:rsidR="00707AC3">
          <w:rPr>
            <w:rFonts w:ascii="Times New Roman" w:hAnsi="Times New Roman"/>
            <w:bCs/>
            <w:sz w:val="24"/>
            <w:szCs w:val="24"/>
          </w:rPr>
          <w:t xml:space="preserve"> </w:t>
        </w:r>
      </w:ins>
      <w:del w:id="263" w:author="choi young" w:date="2021-12-29T14:19:00Z">
        <w:r w:rsidDel="00220BBF">
          <w:rPr>
            <w:rFonts w:ascii="Times New Roman" w:hAnsi="Times New Roman"/>
            <w:bCs/>
            <w:sz w:val="24"/>
            <w:szCs w:val="24"/>
          </w:rPr>
          <w:delText xml:space="preserve"> imaging </w:delText>
        </w:r>
      </w:del>
      <w:r>
        <w:rPr>
          <w:rFonts w:ascii="Times New Roman" w:hAnsi="Times New Roman"/>
          <w:bCs/>
          <w:sz w:val="24"/>
          <w:szCs w:val="24"/>
        </w:rPr>
        <w:t>alternative to the conventional confocal microscopy typically used to obtain the spatial map of optically activated color centers.</w:t>
      </w:r>
    </w:p>
    <w:p w14:paraId="226DEF33" w14:textId="71C8003D" w:rsidR="0076635C" w:rsidRDefault="0076635C" w:rsidP="007C685A">
      <w:pPr>
        <w:spacing w:line="360" w:lineRule="auto"/>
        <w:rPr>
          <w:ins w:id="264" w:author="choi young" w:date="2021-12-29T13:28:00Z"/>
          <w:rFonts w:ascii="Times New Roman" w:hAnsi="Times New Roman"/>
          <w:bCs/>
          <w:sz w:val="24"/>
          <w:szCs w:val="24"/>
        </w:rPr>
      </w:pPr>
    </w:p>
    <w:p w14:paraId="20BE226B" w14:textId="145B4A2A" w:rsidR="00D516B2" w:rsidDel="004C7397" w:rsidRDefault="00D516B2" w:rsidP="007C685A">
      <w:pPr>
        <w:spacing w:line="360" w:lineRule="auto"/>
        <w:rPr>
          <w:del w:id="265" w:author="choi young" w:date="2021-12-29T14:19:00Z"/>
          <w:rFonts w:ascii="Times New Roman" w:hAnsi="Times New Roman"/>
          <w:bCs/>
          <w:sz w:val="24"/>
          <w:szCs w:val="24"/>
        </w:rPr>
      </w:pPr>
    </w:p>
    <w:p w14:paraId="1F3F6796" w14:textId="014EC07E" w:rsidR="0076635C" w:rsidDel="005B37F0" w:rsidRDefault="0076635C" w:rsidP="007C685A">
      <w:pPr>
        <w:spacing w:line="360" w:lineRule="auto"/>
        <w:rPr>
          <w:del w:id="266" w:author="choi young" w:date="2021-12-29T12:43:00Z"/>
          <w:rFonts w:ascii="Times New Roman" w:hAnsi="Times New Roman"/>
          <w:bCs/>
          <w:sz w:val="24"/>
          <w:szCs w:val="24"/>
        </w:rPr>
      </w:pPr>
    </w:p>
    <w:p w14:paraId="2425437B" w14:textId="28E93EFA" w:rsidR="003E024B" w:rsidRDefault="003E024B" w:rsidP="003E024B">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1.3.3.4. Practical issue</w:t>
      </w:r>
      <w:r w:rsidR="0076635C">
        <w:rPr>
          <w:rFonts w:ascii="Times New Roman" w:hAnsi="Times New Roman"/>
          <w:bCs/>
          <w:sz w:val="24"/>
          <w:szCs w:val="24"/>
        </w:rPr>
        <w:t>s</w:t>
      </w:r>
      <w:r>
        <w:rPr>
          <w:rFonts w:ascii="Times New Roman" w:hAnsi="Times New Roman"/>
          <w:bCs/>
          <w:sz w:val="24"/>
          <w:szCs w:val="24"/>
        </w:rPr>
        <w:t xml:space="preserve"> that determine the final SNR and resolution of the NS-SOFI image: 2) Diffraction-limited fluorescence imaging conditions (sampling, numerical apertures, and aberrations, </w:t>
      </w:r>
      <w:proofErr w:type="spellStart"/>
      <w:r>
        <w:rPr>
          <w:rFonts w:ascii="Times New Roman" w:hAnsi="Times New Roman"/>
          <w:bCs/>
          <w:sz w:val="24"/>
          <w:szCs w:val="24"/>
        </w:rPr>
        <w:t>etc</w:t>
      </w:r>
      <w:proofErr w:type="spellEnd"/>
      <w:r>
        <w:rPr>
          <w:rFonts w:ascii="Times New Roman" w:hAnsi="Times New Roman"/>
          <w:bCs/>
          <w:sz w:val="24"/>
          <w:szCs w:val="24"/>
        </w:rPr>
        <w:t>)</w:t>
      </w:r>
    </w:p>
    <w:p w14:paraId="4F34C793" w14:textId="56958B95" w:rsidR="00EA1DCA" w:rsidRDefault="00EA1DCA" w:rsidP="003E024B">
      <w:pPr>
        <w:spacing w:line="360" w:lineRule="auto"/>
        <w:jc w:val="center"/>
        <w:rPr>
          <w:rFonts w:ascii="Times New Roman" w:hAnsi="Times New Roman"/>
          <w:bCs/>
          <w:sz w:val="24"/>
          <w:szCs w:val="24"/>
        </w:rPr>
      </w:pPr>
      <w:r>
        <w:rPr>
          <w:rFonts w:ascii="Times New Roman" w:hAnsi="Times New Roman" w:hint="eastAsia"/>
          <w:bCs/>
          <w:noProof/>
          <w:sz w:val="24"/>
          <w:szCs w:val="24"/>
        </w:rPr>
        <w:drawing>
          <wp:inline distT="0" distB="0" distL="0" distR="0" wp14:anchorId="335191B1" wp14:editId="38A00E90">
            <wp:extent cx="4272459" cy="2080847"/>
            <wp:effectExtent l="19050" t="19050" r="13970" b="15240"/>
            <wp:docPr id="126" name="그림 126"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그림 126" descr="테이블이(가) 표시된 사진&#10;&#10;자동 생성된 설명"/>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97396" cy="2092992"/>
                    </a:xfrm>
                    <a:prstGeom prst="rect">
                      <a:avLst/>
                    </a:prstGeom>
                    <a:ln>
                      <a:solidFill>
                        <a:schemeClr val="tx1"/>
                      </a:solidFill>
                    </a:ln>
                  </pic:spPr>
                </pic:pic>
              </a:graphicData>
            </a:graphic>
          </wp:inline>
        </w:drawing>
      </w:r>
    </w:p>
    <w:p w14:paraId="4218B788" w14:textId="329314BF" w:rsidR="00EA1DCA" w:rsidRPr="00D11880" w:rsidRDefault="0076635C" w:rsidP="007C685A">
      <w:pPr>
        <w:spacing w:line="360" w:lineRule="auto"/>
        <w:rPr>
          <w:rFonts w:ascii="Times New Roman" w:hAnsi="Times New Roman"/>
          <w:b/>
          <w:sz w:val="24"/>
          <w:szCs w:val="24"/>
        </w:rPr>
      </w:pPr>
      <w:r w:rsidRPr="00D11880">
        <w:rPr>
          <w:rFonts w:ascii="Times New Roman" w:hAnsi="Times New Roman" w:hint="eastAsia"/>
          <w:b/>
          <w:sz w:val="24"/>
          <w:szCs w:val="24"/>
        </w:rPr>
        <w:t>F</w:t>
      </w:r>
      <w:r w:rsidRPr="00D11880">
        <w:rPr>
          <w:rFonts w:ascii="Times New Roman" w:hAnsi="Times New Roman"/>
          <w:b/>
          <w:sz w:val="24"/>
          <w:szCs w:val="24"/>
        </w:rPr>
        <w:t>ig. R</w:t>
      </w:r>
      <w:ins w:id="267" w:author="choi young" w:date="2021-12-29T12:44:00Z">
        <w:r w:rsidR="002016BB">
          <w:rPr>
            <w:rFonts w:ascii="Times New Roman" w:hAnsi="Times New Roman"/>
            <w:b/>
            <w:sz w:val="24"/>
            <w:szCs w:val="24"/>
          </w:rPr>
          <w:t>10</w:t>
        </w:r>
      </w:ins>
      <w:del w:id="268" w:author="choi young" w:date="2021-12-29T12:44:00Z">
        <w:r w:rsidRPr="00D11880" w:rsidDel="002016BB">
          <w:rPr>
            <w:rFonts w:ascii="Times New Roman" w:hAnsi="Times New Roman"/>
            <w:b/>
            <w:sz w:val="24"/>
            <w:szCs w:val="24"/>
          </w:rPr>
          <w:delText>9</w:delText>
        </w:r>
      </w:del>
      <w:r w:rsidRPr="00D11880">
        <w:rPr>
          <w:rFonts w:ascii="Times New Roman" w:hAnsi="Times New Roman"/>
          <w:b/>
          <w:sz w:val="24"/>
          <w:szCs w:val="24"/>
        </w:rPr>
        <w:t>.</w:t>
      </w:r>
      <w:r w:rsidR="00D11880" w:rsidRPr="00D11880">
        <w:rPr>
          <w:rFonts w:ascii="Times New Roman" w:hAnsi="Times New Roman"/>
          <w:b/>
          <w:sz w:val="24"/>
          <w:szCs w:val="24"/>
        </w:rPr>
        <w:t xml:space="preserve"> Diffraction-limited imaging conditions such as sampling, NA, and aberrations are experimental reality to be optimized before SOFI processing.</w:t>
      </w:r>
    </w:p>
    <w:p w14:paraId="606FA0F5" w14:textId="2CE7CACD" w:rsidR="00EA1DCA" w:rsidRDefault="00EA1DCA" w:rsidP="003E024B">
      <w:pPr>
        <w:spacing w:line="360" w:lineRule="auto"/>
        <w:jc w:val="center"/>
        <w:rPr>
          <w:rFonts w:ascii="Times New Roman" w:hAnsi="Times New Roman"/>
          <w:bCs/>
          <w:sz w:val="24"/>
          <w:szCs w:val="24"/>
        </w:rPr>
      </w:pPr>
      <w:r>
        <w:rPr>
          <w:rFonts w:ascii="Times New Roman" w:hAnsi="Times New Roman" w:hint="eastAsia"/>
          <w:bCs/>
          <w:noProof/>
          <w:sz w:val="24"/>
          <w:szCs w:val="24"/>
        </w:rPr>
        <w:drawing>
          <wp:inline distT="0" distB="0" distL="0" distR="0" wp14:anchorId="552F0991" wp14:editId="79C67A84">
            <wp:extent cx="4251960" cy="2561257"/>
            <wp:effectExtent l="19050" t="19050" r="15240" b="10795"/>
            <wp:docPr id="127" name="그림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그림 1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58867" cy="2565417"/>
                    </a:xfrm>
                    <a:prstGeom prst="rect">
                      <a:avLst/>
                    </a:prstGeom>
                    <a:ln>
                      <a:solidFill>
                        <a:schemeClr val="tx1"/>
                      </a:solidFill>
                    </a:ln>
                  </pic:spPr>
                </pic:pic>
              </a:graphicData>
            </a:graphic>
          </wp:inline>
        </w:drawing>
      </w:r>
    </w:p>
    <w:p w14:paraId="535BE45A" w14:textId="45CF2732" w:rsidR="00D11880" w:rsidRDefault="00D11880" w:rsidP="00D11880">
      <w:pPr>
        <w:spacing w:line="360" w:lineRule="auto"/>
        <w:jc w:val="left"/>
        <w:rPr>
          <w:rFonts w:ascii="Times New Roman" w:hAnsi="Times New Roman"/>
          <w:b/>
          <w:sz w:val="24"/>
          <w:szCs w:val="24"/>
        </w:rPr>
      </w:pPr>
      <w:r w:rsidRPr="00D11880">
        <w:rPr>
          <w:rFonts w:ascii="Times New Roman" w:hAnsi="Times New Roman" w:hint="eastAsia"/>
          <w:b/>
          <w:sz w:val="24"/>
          <w:szCs w:val="24"/>
        </w:rPr>
        <w:t>F</w:t>
      </w:r>
      <w:r w:rsidRPr="00D11880">
        <w:rPr>
          <w:rFonts w:ascii="Times New Roman" w:hAnsi="Times New Roman"/>
          <w:b/>
          <w:sz w:val="24"/>
          <w:szCs w:val="24"/>
        </w:rPr>
        <w:t>ig. R1</w:t>
      </w:r>
      <w:ins w:id="269" w:author="choi young" w:date="2021-12-29T12:44:00Z">
        <w:r w:rsidR="002016BB">
          <w:rPr>
            <w:rFonts w:ascii="Times New Roman" w:hAnsi="Times New Roman"/>
            <w:b/>
            <w:sz w:val="24"/>
            <w:szCs w:val="24"/>
          </w:rPr>
          <w:t>1</w:t>
        </w:r>
      </w:ins>
      <w:del w:id="270" w:author="choi young" w:date="2021-12-29T12:44:00Z">
        <w:r w:rsidRPr="00D11880" w:rsidDel="002016BB">
          <w:rPr>
            <w:rFonts w:ascii="Times New Roman" w:hAnsi="Times New Roman"/>
            <w:b/>
            <w:sz w:val="24"/>
            <w:szCs w:val="24"/>
          </w:rPr>
          <w:delText>0</w:delText>
        </w:r>
      </w:del>
      <w:r w:rsidRPr="00D11880">
        <w:rPr>
          <w:rFonts w:ascii="Times New Roman" w:hAnsi="Times New Roman"/>
          <w:b/>
          <w:sz w:val="24"/>
          <w:szCs w:val="24"/>
        </w:rPr>
        <w:t>. Visualized description on how the sampling (as the result of magnification and CCD digital grid) affects the final fluorescence image resolution.</w:t>
      </w:r>
    </w:p>
    <w:p w14:paraId="132FF046" w14:textId="250EEC1D" w:rsidR="00D11880" w:rsidRPr="00D11880" w:rsidRDefault="00D11880" w:rsidP="007356A8">
      <w:pPr>
        <w:spacing w:line="360" w:lineRule="auto"/>
        <w:rPr>
          <w:rFonts w:ascii="Times New Roman" w:hAnsi="Times New Roman"/>
          <w:bCs/>
          <w:sz w:val="24"/>
          <w:szCs w:val="24"/>
        </w:rPr>
      </w:pPr>
      <w:r>
        <w:rPr>
          <w:rFonts w:ascii="Times New Roman" w:hAnsi="Times New Roman"/>
          <w:bCs/>
          <w:sz w:val="24"/>
          <w:szCs w:val="24"/>
        </w:rPr>
        <w:tab/>
        <w:t xml:space="preserve">The </w:t>
      </w:r>
      <w:del w:id="271" w:author="choi young" w:date="2021-12-29T12:43:00Z">
        <w:r w:rsidDel="00712226">
          <w:rPr>
            <w:rFonts w:ascii="Times New Roman" w:hAnsi="Times New Roman"/>
            <w:bCs/>
            <w:sz w:val="24"/>
            <w:szCs w:val="24"/>
          </w:rPr>
          <w:delText xml:space="preserve">physical </w:delText>
        </w:r>
      </w:del>
      <w:ins w:id="272" w:author="choi young" w:date="2021-12-29T12:43:00Z">
        <w:r w:rsidR="00712226">
          <w:rPr>
            <w:rFonts w:ascii="Times New Roman" w:hAnsi="Times New Roman"/>
            <w:bCs/>
            <w:sz w:val="24"/>
            <w:szCs w:val="24"/>
          </w:rPr>
          <w:t xml:space="preserve">optical </w:t>
        </w:r>
      </w:ins>
      <w:r>
        <w:rPr>
          <w:rFonts w:ascii="Times New Roman" w:hAnsi="Times New Roman"/>
          <w:bCs/>
          <w:sz w:val="24"/>
          <w:szCs w:val="24"/>
        </w:rPr>
        <w:t xml:space="preserve">pixel size </w:t>
      </w:r>
      <w:del w:id="273" w:author="choi young" w:date="2021-12-29T12:43:00Z">
        <w:r w:rsidDel="00712226">
          <w:rPr>
            <w:rFonts w:ascii="Times New Roman" w:hAnsi="Times New Roman"/>
            <w:bCs/>
            <w:sz w:val="24"/>
            <w:szCs w:val="24"/>
          </w:rPr>
          <w:delText xml:space="preserve">demagnified </w:delText>
        </w:r>
      </w:del>
      <w:ins w:id="274" w:author="choi young" w:date="2021-12-29T12:43:00Z">
        <w:r w:rsidR="00712226">
          <w:rPr>
            <w:rFonts w:ascii="Times New Roman" w:hAnsi="Times New Roman"/>
            <w:bCs/>
            <w:sz w:val="24"/>
            <w:szCs w:val="24"/>
          </w:rPr>
          <w:t xml:space="preserve">determined </w:t>
        </w:r>
      </w:ins>
      <w:r>
        <w:rPr>
          <w:rFonts w:ascii="Times New Roman" w:hAnsi="Times New Roman"/>
          <w:bCs/>
          <w:sz w:val="24"/>
          <w:szCs w:val="24"/>
        </w:rPr>
        <w:t xml:space="preserve">by magnifying telescopes is crucial for </w:t>
      </w:r>
      <w:ins w:id="275" w:author="YongKeun (Paul) Park" w:date="2021-12-29T11:02:00Z">
        <w:r w:rsidR="00941694">
          <w:rPr>
            <w:rFonts w:ascii="Times New Roman" w:hAnsi="Times New Roman"/>
            <w:bCs/>
            <w:sz w:val="24"/>
            <w:szCs w:val="24"/>
          </w:rPr>
          <w:t xml:space="preserve">the </w:t>
        </w:r>
      </w:ins>
      <w:r>
        <w:rPr>
          <w:rFonts w:ascii="Times New Roman" w:hAnsi="Times New Roman"/>
          <w:bCs/>
          <w:sz w:val="24"/>
          <w:szCs w:val="24"/>
        </w:rPr>
        <w:t xml:space="preserve">digital representation of fluorescence image to faithfully deliver its analog information without loss of information. Hence, the magnification of detection imaging system should be carefully optimized to </w:t>
      </w:r>
      <w:del w:id="276" w:author="choi young" w:date="2021-12-29T14:19:00Z">
        <w:r w:rsidDel="00D64A19">
          <w:rPr>
            <w:rFonts w:ascii="Times New Roman" w:hAnsi="Times New Roman"/>
            <w:bCs/>
            <w:sz w:val="24"/>
            <w:szCs w:val="24"/>
          </w:rPr>
          <w:delText xml:space="preserve">provide </w:delText>
        </w:r>
      </w:del>
      <w:r>
        <w:rPr>
          <w:rFonts w:ascii="Times New Roman" w:hAnsi="Times New Roman"/>
          <w:bCs/>
          <w:sz w:val="24"/>
          <w:szCs w:val="24"/>
        </w:rPr>
        <w:t>oversampl</w:t>
      </w:r>
      <w:ins w:id="277" w:author="choi young" w:date="2021-12-29T14:20:00Z">
        <w:r w:rsidR="00D64A19">
          <w:rPr>
            <w:rFonts w:ascii="Times New Roman" w:hAnsi="Times New Roman"/>
            <w:bCs/>
            <w:sz w:val="24"/>
            <w:szCs w:val="24"/>
          </w:rPr>
          <w:t>e</w:t>
        </w:r>
      </w:ins>
      <w:del w:id="278" w:author="choi young" w:date="2021-12-29T14:20:00Z">
        <w:r w:rsidDel="00D64A19">
          <w:rPr>
            <w:rFonts w:ascii="Times New Roman" w:hAnsi="Times New Roman"/>
            <w:bCs/>
            <w:sz w:val="24"/>
            <w:szCs w:val="24"/>
          </w:rPr>
          <w:delText>ing</w:delText>
        </w:r>
      </w:del>
      <w:del w:id="279" w:author="choi young" w:date="2021-12-29T14:19:00Z">
        <w:r w:rsidDel="00D64A19">
          <w:rPr>
            <w:rFonts w:ascii="Times New Roman" w:hAnsi="Times New Roman"/>
            <w:bCs/>
            <w:sz w:val="24"/>
            <w:szCs w:val="24"/>
          </w:rPr>
          <w:delText xml:space="preserve"> of</w:delText>
        </w:r>
      </w:del>
      <w:r>
        <w:rPr>
          <w:rFonts w:ascii="Times New Roman" w:hAnsi="Times New Roman"/>
          <w:bCs/>
          <w:sz w:val="24"/>
          <w:szCs w:val="24"/>
        </w:rPr>
        <w:t xml:space="preserve"> the target spatial resolution to prevent </w:t>
      </w:r>
      <w:del w:id="280" w:author="YongKeun (Paul) Park" w:date="2021-12-29T11:02:00Z">
        <w:r w:rsidDel="00941694">
          <w:rPr>
            <w:rFonts w:ascii="Times New Roman" w:hAnsi="Times New Roman"/>
            <w:bCs/>
            <w:sz w:val="24"/>
            <w:szCs w:val="24"/>
          </w:rPr>
          <w:delText xml:space="preserve">digitization </w:delText>
        </w:r>
      </w:del>
      <w:ins w:id="281" w:author="YongKeun (Paul) Park" w:date="2021-12-29T11:02:00Z">
        <w:r w:rsidR="00941694">
          <w:rPr>
            <w:rFonts w:ascii="Times New Roman" w:hAnsi="Times New Roman"/>
            <w:bCs/>
            <w:sz w:val="24"/>
            <w:szCs w:val="24"/>
          </w:rPr>
          <w:t>digitization-</w:t>
        </w:r>
      </w:ins>
      <w:r>
        <w:rPr>
          <w:rFonts w:ascii="Times New Roman" w:hAnsi="Times New Roman"/>
          <w:bCs/>
          <w:sz w:val="24"/>
          <w:szCs w:val="24"/>
        </w:rPr>
        <w:t xml:space="preserve">induced loss of </w:t>
      </w:r>
      <w:ins w:id="282" w:author="YongKeun (Paul) Park" w:date="2021-12-29T11:02:00Z">
        <w:r w:rsidR="00941694">
          <w:rPr>
            <w:rFonts w:ascii="Times New Roman" w:hAnsi="Times New Roman"/>
            <w:bCs/>
            <w:sz w:val="24"/>
            <w:szCs w:val="24"/>
          </w:rPr>
          <w:t xml:space="preserve">the </w:t>
        </w:r>
      </w:ins>
      <w:r>
        <w:rPr>
          <w:rFonts w:ascii="Times New Roman" w:hAnsi="Times New Roman"/>
          <w:bCs/>
          <w:sz w:val="24"/>
          <w:szCs w:val="24"/>
        </w:rPr>
        <w:t xml:space="preserve">ideal theoretical </w:t>
      </w:r>
      <w:ins w:id="283" w:author="choi young" w:date="2021-12-29T12:44:00Z">
        <w:r w:rsidR="0087416A">
          <w:rPr>
            <w:rFonts w:ascii="Times New Roman" w:hAnsi="Times New Roman"/>
            <w:bCs/>
            <w:sz w:val="24"/>
            <w:szCs w:val="24"/>
          </w:rPr>
          <w:t>resolution</w:t>
        </w:r>
      </w:ins>
      <w:del w:id="284" w:author="choi young" w:date="2021-12-29T12:44:00Z">
        <w:r w:rsidDel="0087416A">
          <w:rPr>
            <w:rFonts w:ascii="Times New Roman" w:hAnsi="Times New Roman"/>
            <w:bCs/>
            <w:sz w:val="24"/>
            <w:szCs w:val="24"/>
          </w:rPr>
          <w:delText>limit of resolution</w:delText>
        </w:r>
      </w:del>
      <w:r>
        <w:rPr>
          <w:rFonts w:ascii="Times New Roman" w:hAnsi="Times New Roman"/>
          <w:bCs/>
          <w:sz w:val="24"/>
          <w:szCs w:val="24"/>
        </w:rPr>
        <w:t xml:space="preserve">. </w:t>
      </w:r>
      <w:r w:rsidR="007356A8">
        <w:rPr>
          <w:rFonts w:ascii="Times New Roman" w:hAnsi="Times New Roman"/>
          <w:bCs/>
          <w:sz w:val="24"/>
          <w:szCs w:val="24"/>
        </w:rPr>
        <w:t xml:space="preserve">Furthermore, physical magnification via telescope entails photon </w:t>
      </w:r>
      <w:r w:rsidR="007356A8">
        <w:rPr>
          <w:rFonts w:ascii="Times New Roman" w:hAnsi="Times New Roman"/>
          <w:bCs/>
          <w:sz w:val="24"/>
          <w:szCs w:val="24"/>
        </w:rPr>
        <w:lastRenderedPageBreak/>
        <w:t>dilution effect: large magnification spreads signal photons over mu</w:t>
      </w:r>
      <w:ins w:id="285" w:author="choi young" w:date="2021-12-29T12:44:00Z">
        <w:r w:rsidR="00086117">
          <w:rPr>
            <w:rFonts w:ascii="Times New Roman" w:hAnsi="Times New Roman"/>
            <w:bCs/>
            <w:sz w:val="24"/>
            <w:szCs w:val="24"/>
          </w:rPr>
          <w:t>ch larger area</w:t>
        </w:r>
      </w:ins>
      <w:del w:id="286" w:author="choi young" w:date="2021-12-29T12:44:00Z">
        <w:r w:rsidR="007356A8" w:rsidDel="00086117">
          <w:rPr>
            <w:rFonts w:ascii="Times New Roman" w:hAnsi="Times New Roman"/>
            <w:bCs/>
            <w:sz w:val="24"/>
            <w:szCs w:val="24"/>
          </w:rPr>
          <w:delText>ltiple</w:delText>
        </w:r>
      </w:del>
      <w:ins w:id="287" w:author="choi young" w:date="2021-12-29T12:44:00Z">
        <w:r w:rsidR="00086117">
          <w:rPr>
            <w:rFonts w:ascii="Times New Roman" w:hAnsi="Times New Roman"/>
            <w:bCs/>
            <w:sz w:val="24"/>
            <w:szCs w:val="24"/>
          </w:rPr>
          <w:t xml:space="preserve"> of</w:t>
        </w:r>
      </w:ins>
      <w:r w:rsidR="007356A8">
        <w:rPr>
          <w:rFonts w:ascii="Times New Roman" w:hAnsi="Times New Roman"/>
          <w:bCs/>
          <w:sz w:val="24"/>
          <w:szCs w:val="24"/>
        </w:rPr>
        <w:t xml:space="preserve"> </w:t>
      </w:r>
      <w:ins w:id="288" w:author="choi young" w:date="2021-12-29T12:44:00Z">
        <w:r w:rsidR="00086117">
          <w:rPr>
            <w:rFonts w:ascii="Times New Roman" w:hAnsi="Times New Roman"/>
            <w:bCs/>
            <w:sz w:val="24"/>
            <w:szCs w:val="24"/>
          </w:rPr>
          <w:t xml:space="preserve">CCD </w:t>
        </w:r>
      </w:ins>
      <w:r w:rsidR="007356A8">
        <w:rPr>
          <w:rFonts w:ascii="Times New Roman" w:hAnsi="Times New Roman"/>
          <w:bCs/>
          <w:sz w:val="24"/>
          <w:szCs w:val="24"/>
        </w:rPr>
        <w:t>pixels</w:t>
      </w:r>
      <w:del w:id="289" w:author="choi young" w:date="2021-12-29T12:44:00Z">
        <w:r w:rsidR="007356A8" w:rsidDel="00086117">
          <w:rPr>
            <w:rFonts w:ascii="Times New Roman" w:hAnsi="Times New Roman"/>
            <w:bCs/>
            <w:sz w:val="24"/>
            <w:szCs w:val="24"/>
          </w:rPr>
          <w:delText xml:space="preserve"> of CCD grids</w:delText>
        </w:r>
      </w:del>
      <w:r w:rsidR="007356A8">
        <w:rPr>
          <w:rFonts w:ascii="Times New Roman" w:hAnsi="Times New Roman"/>
          <w:bCs/>
          <w:sz w:val="24"/>
          <w:szCs w:val="24"/>
        </w:rPr>
        <w:t xml:space="preserve"> and results in degrading SNR of fluorescence images</w:t>
      </w:r>
      <w:del w:id="290" w:author="choi young" w:date="2021-12-29T14:20:00Z">
        <w:r w:rsidR="007356A8" w:rsidDel="00A95935">
          <w:rPr>
            <w:rFonts w:ascii="Times New Roman" w:hAnsi="Times New Roman"/>
            <w:bCs/>
            <w:sz w:val="24"/>
            <w:szCs w:val="24"/>
          </w:rPr>
          <w:delText>,</w:delText>
        </w:r>
      </w:del>
      <w:r w:rsidR="007356A8">
        <w:rPr>
          <w:rFonts w:ascii="Times New Roman" w:hAnsi="Times New Roman"/>
          <w:bCs/>
          <w:sz w:val="24"/>
          <w:szCs w:val="24"/>
        </w:rPr>
        <w:t xml:space="preserve"> as there are constant levels of background noise levels in CCD camera. In this section, we want to discuss how we optimized our optical pixel size (physical pixel size of the camera demagnified by the total magnification of </w:t>
      </w:r>
      <w:ins w:id="291" w:author="YongKeun (Paul) Park" w:date="2021-12-29T11:02:00Z">
        <w:r w:rsidR="00941694">
          <w:rPr>
            <w:rFonts w:ascii="Times New Roman" w:hAnsi="Times New Roman"/>
            <w:bCs/>
            <w:sz w:val="24"/>
            <w:szCs w:val="24"/>
          </w:rPr>
          <w:t xml:space="preserve">the </w:t>
        </w:r>
      </w:ins>
      <w:r w:rsidR="007356A8">
        <w:rPr>
          <w:rFonts w:ascii="Times New Roman" w:hAnsi="Times New Roman"/>
          <w:bCs/>
          <w:sz w:val="24"/>
          <w:szCs w:val="24"/>
        </w:rPr>
        <w:t>imaging system) to yield ideal NS-SOFI imaging results.</w:t>
      </w:r>
    </w:p>
    <w:p w14:paraId="7FD5BCE5" w14:textId="5464C02D" w:rsidR="007356A8" w:rsidRDefault="00EA1DCA" w:rsidP="007C685A">
      <w:pPr>
        <w:spacing w:line="360" w:lineRule="auto"/>
        <w:rPr>
          <w:rFonts w:ascii="Times New Roman" w:hAnsi="Times New Roman"/>
          <w:bCs/>
          <w:sz w:val="24"/>
          <w:szCs w:val="24"/>
        </w:rPr>
      </w:pPr>
      <w:r>
        <w:rPr>
          <w:rFonts w:ascii="Times New Roman" w:hAnsi="Times New Roman" w:hint="eastAsia"/>
          <w:bCs/>
          <w:noProof/>
          <w:sz w:val="24"/>
          <w:szCs w:val="24"/>
        </w:rPr>
        <w:drawing>
          <wp:inline distT="0" distB="0" distL="0" distR="0" wp14:anchorId="7508066A" wp14:editId="520A4A67">
            <wp:extent cx="5731510" cy="3560445"/>
            <wp:effectExtent l="19050" t="19050" r="21590" b="20955"/>
            <wp:docPr id="128"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그림 128"/>
                    <pic:cNvPicPr/>
                  </pic:nvPicPr>
                  <pic:blipFill>
                    <a:blip r:embed="rId22">
                      <a:extLst>
                        <a:ext uri="{28A0092B-C50C-407E-A947-70E740481C1C}">
                          <a14:useLocalDpi xmlns:a14="http://schemas.microsoft.com/office/drawing/2010/main" val="0"/>
                        </a:ext>
                      </a:extLst>
                    </a:blip>
                    <a:stretch>
                      <a:fillRect/>
                    </a:stretch>
                  </pic:blipFill>
                  <pic:spPr>
                    <a:xfrm>
                      <a:off x="0" y="0"/>
                      <a:ext cx="5731510" cy="3560445"/>
                    </a:xfrm>
                    <a:prstGeom prst="rect">
                      <a:avLst/>
                    </a:prstGeom>
                    <a:ln>
                      <a:solidFill>
                        <a:schemeClr val="tx1"/>
                      </a:solidFill>
                    </a:ln>
                  </pic:spPr>
                </pic:pic>
              </a:graphicData>
            </a:graphic>
          </wp:inline>
        </w:drawing>
      </w:r>
    </w:p>
    <w:p w14:paraId="3F743836" w14:textId="0C0C05C3" w:rsidR="00A73ADA" w:rsidRDefault="00A73ADA" w:rsidP="007C685A">
      <w:pPr>
        <w:spacing w:line="360" w:lineRule="auto"/>
        <w:rPr>
          <w:rFonts w:ascii="Times New Roman" w:hAnsi="Times New Roman"/>
          <w:b/>
          <w:sz w:val="24"/>
          <w:szCs w:val="24"/>
        </w:rPr>
      </w:pPr>
      <w:r w:rsidRPr="00A73ADA">
        <w:rPr>
          <w:rFonts w:ascii="Times New Roman" w:hAnsi="Times New Roman" w:hint="eastAsia"/>
          <w:b/>
          <w:sz w:val="24"/>
          <w:szCs w:val="24"/>
        </w:rPr>
        <w:t>F</w:t>
      </w:r>
      <w:r w:rsidRPr="00A73ADA">
        <w:rPr>
          <w:rFonts w:ascii="Times New Roman" w:hAnsi="Times New Roman"/>
          <w:b/>
          <w:sz w:val="24"/>
          <w:szCs w:val="24"/>
        </w:rPr>
        <w:t>ig. R1</w:t>
      </w:r>
      <w:ins w:id="292" w:author="choi young" w:date="2021-12-29T12:45:00Z">
        <w:r w:rsidR="002016BB">
          <w:rPr>
            <w:rFonts w:ascii="Times New Roman" w:hAnsi="Times New Roman"/>
            <w:b/>
            <w:sz w:val="24"/>
            <w:szCs w:val="24"/>
          </w:rPr>
          <w:t>2</w:t>
        </w:r>
      </w:ins>
      <w:del w:id="293" w:author="choi young" w:date="2021-12-29T12:45:00Z">
        <w:r w:rsidRPr="00A73ADA" w:rsidDel="002016BB">
          <w:rPr>
            <w:rFonts w:ascii="Times New Roman" w:hAnsi="Times New Roman"/>
            <w:b/>
            <w:sz w:val="24"/>
            <w:szCs w:val="24"/>
          </w:rPr>
          <w:delText>1</w:delText>
        </w:r>
      </w:del>
      <w:r w:rsidRPr="00A73ADA">
        <w:rPr>
          <w:rFonts w:ascii="Times New Roman" w:hAnsi="Times New Roman"/>
          <w:b/>
          <w:sz w:val="24"/>
          <w:szCs w:val="24"/>
        </w:rPr>
        <w:t>. Establishing the reference length-scale for oversampling</w:t>
      </w:r>
      <w:r>
        <w:rPr>
          <w:rFonts w:ascii="Times New Roman" w:hAnsi="Times New Roman"/>
          <w:b/>
          <w:sz w:val="24"/>
          <w:szCs w:val="24"/>
        </w:rPr>
        <w:t xml:space="preserve"> based on two-emitter dip visibility criterion.</w:t>
      </w:r>
    </w:p>
    <w:p w14:paraId="382D6D78" w14:textId="497E83E8" w:rsidR="007356A8" w:rsidRDefault="00A73ADA" w:rsidP="007C685A">
      <w:pPr>
        <w:spacing w:line="360" w:lineRule="auto"/>
        <w:rPr>
          <w:rFonts w:ascii="Times New Roman" w:hAnsi="Times New Roman"/>
          <w:bCs/>
          <w:sz w:val="24"/>
          <w:szCs w:val="24"/>
        </w:rPr>
      </w:pPr>
      <w:r w:rsidRPr="00A73ADA">
        <w:rPr>
          <w:rFonts w:ascii="Times New Roman" w:hAnsi="Times New Roman"/>
          <w:b/>
          <w:sz w:val="24"/>
          <w:szCs w:val="24"/>
        </w:rPr>
        <w:t xml:space="preserve"> </w:t>
      </w:r>
      <w:r>
        <w:rPr>
          <w:rFonts w:ascii="Times New Roman" w:hAnsi="Times New Roman"/>
          <w:b/>
          <w:sz w:val="24"/>
          <w:szCs w:val="24"/>
        </w:rPr>
        <w:tab/>
      </w:r>
      <w:r w:rsidRPr="00A73ADA">
        <w:rPr>
          <w:rFonts w:ascii="Times New Roman" w:hAnsi="Times New Roman"/>
          <w:bCs/>
          <w:sz w:val="24"/>
          <w:szCs w:val="24"/>
        </w:rPr>
        <w:t xml:space="preserve">In general, </w:t>
      </w:r>
      <w:r>
        <w:rPr>
          <w:rFonts w:ascii="Times New Roman" w:hAnsi="Times New Roman"/>
          <w:bCs/>
          <w:sz w:val="24"/>
          <w:szCs w:val="24"/>
        </w:rPr>
        <w:t xml:space="preserve">it is always desired to oversample the target spatial resolution </w:t>
      </w:r>
      <w:r w:rsidR="00425D24">
        <w:rPr>
          <w:rFonts w:ascii="Times New Roman" w:hAnsi="Times New Roman"/>
          <w:bCs/>
          <w:sz w:val="24"/>
          <w:szCs w:val="24"/>
        </w:rPr>
        <w:t xml:space="preserve">with as many pixels as possible, but this causes significant photon dilution at each CCD pixel and lowers </w:t>
      </w:r>
      <w:ins w:id="294" w:author="YongKeun (Paul) Park" w:date="2021-12-29T11:02:00Z">
        <w:r w:rsidR="00941694">
          <w:rPr>
            <w:rFonts w:ascii="Times New Roman" w:hAnsi="Times New Roman"/>
            <w:bCs/>
            <w:sz w:val="24"/>
            <w:szCs w:val="24"/>
          </w:rPr>
          <w:t xml:space="preserve">the </w:t>
        </w:r>
      </w:ins>
      <w:r w:rsidR="00425D24">
        <w:rPr>
          <w:rFonts w:ascii="Times New Roman" w:hAnsi="Times New Roman"/>
          <w:bCs/>
          <w:sz w:val="24"/>
          <w:szCs w:val="24"/>
        </w:rPr>
        <w:t xml:space="preserve">SNR of the acquired fluorescent images. </w:t>
      </w:r>
      <w:ins w:id="295" w:author="choi young" w:date="2021-12-29T12:45:00Z">
        <w:r w:rsidR="002016BB">
          <w:rPr>
            <w:rFonts w:ascii="Times New Roman" w:hAnsi="Times New Roman"/>
            <w:bCs/>
            <w:sz w:val="24"/>
            <w:szCs w:val="24"/>
          </w:rPr>
          <w:t xml:space="preserve">In other </w:t>
        </w:r>
        <w:proofErr w:type="gramStart"/>
        <w:r w:rsidR="002016BB">
          <w:rPr>
            <w:rFonts w:ascii="Times New Roman" w:hAnsi="Times New Roman"/>
            <w:bCs/>
            <w:sz w:val="24"/>
            <w:szCs w:val="24"/>
          </w:rPr>
          <w:t>words</w:t>
        </w:r>
      </w:ins>
      <w:proofErr w:type="gramEnd"/>
      <w:del w:id="296" w:author="choi young" w:date="2021-12-29T12:45:00Z">
        <w:r w:rsidR="00425D24" w:rsidDel="002016BB">
          <w:rPr>
            <w:rFonts w:ascii="Times New Roman" w:hAnsi="Times New Roman"/>
            <w:bCs/>
            <w:sz w:val="24"/>
            <w:szCs w:val="24"/>
          </w:rPr>
          <w:delText>Hence</w:delText>
        </w:r>
      </w:del>
      <w:r w:rsidR="00425D24">
        <w:rPr>
          <w:rFonts w:ascii="Times New Roman" w:hAnsi="Times New Roman"/>
          <w:bCs/>
          <w:sz w:val="24"/>
          <w:szCs w:val="24"/>
        </w:rPr>
        <w:t>, the tradeoff with magnification comes with the fact that the fluorescent photon budget should be distributed over the CCD pixels in the limit that our oversampling assures enough SNR of the diffraction-limited images for SOFI processing. In Fig. R1</w:t>
      </w:r>
      <w:ins w:id="297" w:author="choi young" w:date="2021-12-29T12:45:00Z">
        <w:r w:rsidR="002016BB">
          <w:rPr>
            <w:rFonts w:ascii="Times New Roman" w:hAnsi="Times New Roman"/>
            <w:bCs/>
            <w:sz w:val="24"/>
            <w:szCs w:val="24"/>
          </w:rPr>
          <w:t>2</w:t>
        </w:r>
      </w:ins>
      <w:del w:id="298" w:author="choi young" w:date="2021-12-29T12:45:00Z">
        <w:r w:rsidR="00425D24" w:rsidDel="002016BB">
          <w:rPr>
            <w:rFonts w:ascii="Times New Roman" w:hAnsi="Times New Roman"/>
            <w:bCs/>
            <w:sz w:val="24"/>
            <w:szCs w:val="24"/>
          </w:rPr>
          <w:delText>1</w:delText>
        </w:r>
      </w:del>
      <w:r w:rsidR="00425D24">
        <w:rPr>
          <w:rFonts w:ascii="Times New Roman" w:hAnsi="Times New Roman"/>
          <w:bCs/>
          <w:sz w:val="24"/>
          <w:szCs w:val="24"/>
        </w:rPr>
        <w:t xml:space="preserve">, the digitized fluorescent images of doubly peaked intensity profiles of a pair of fluorophores are presented as a function of the number of pixels sampling the separation between two emitters. For our digitized grid to </w:t>
      </w:r>
      <w:r w:rsidR="009576A1">
        <w:rPr>
          <w:rFonts w:ascii="Times New Roman" w:hAnsi="Times New Roman"/>
          <w:bCs/>
          <w:sz w:val="24"/>
          <w:szCs w:val="24"/>
        </w:rPr>
        <w:t xml:space="preserve">approximate the continuum limit, i.e., infinite pixels between two emitters, our desired resolution distance should be oversampled with at least 4 or 6 pixels to reproduce reliable two-emitter dip visibility. </w:t>
      </w:r>
    </w:p>
    <w:p w14:paraId="7CE7A1C4" w14:textId="3E6E5DBA" w:rsidR="009576A1" w:rsidRDefault="009576A1" w:rsidP="007C685A">
      <w:pPr>
        <w:spacing w:line="360" w:lineRule="auto"/>
        <w:rPr>
          <w:rFonts w:ascii="Times New Roman" w:hAnsi="Times New Roman"/>
          <w:bCs/>
          <w:sz w:val="24"/>
          <w:szCs w:val="24"/>
        </w:rPr>
      </w:pPr>
      <w:r>
        <w:rPr>
          <w:rFonts w:ascii="Times New Roman" w:hAnsi="Times New Roman"/>
          <w:bCs/>
          <w:sz w:val="24"/>
          <w:szCs w:val="24"/>
        </w:rPr>
        <w:lastRenderedPageBreak/>
        <w:tab/>
        <w:t xml:space="preserve">Regarding the NS-SOFI, where fluorescence fluctuation is rendered by speckle illumination of finite spatial correlation length (speckle grain size), </w:t>
      </w:r>
      <w:ins w:id="299" w:author="choi young" w:date="2021-12-29T12:46:00Z">
        <w:r w:rsidR="006C0630">
          <w:rPr>
            <w:rFonts w:ascii="Times New Roman" w:hAnsi="Times New Roman"/>
            <w:bCs/>
            <w:sz w:val="24"/>
            <w:szCs w:val="24"/>
          </w:rPr>
          <w:t xml:space="preserve">we face </w:t>
        </w:r>
      </w:ins>
      <w:r>
        <w:rPr>
          <w:rFonts w:ascii="Times New Roman" w:hAnsi="Times New Roman"/>
          <w:bCs/>
          <w:sz w:val="24"/>
          <w:szCs w:val="24"/>
        </w:rPr>
        <w:t xml:space="preserve">the question of which characteristic length scales-diffraction limit, target SOFI resolution, speckle grain size-should </w:t>
      </w:r>
      <w:ins w:id="300" w:author="choi young" w:date="2021-12-29T14:21:00Z">
        <w:r w:rsidR="00F25C39">
          <w:rPr>
            <w:rFonts w:ascii="Times New Roman" w:hAnsi="Times New Roman"/>
            <w:bCs/>
            <w:sz w:val="24"/>
            <w:szCs w:val="24"/>
          </w:rPr>
          <w:t>be used</w:t>
        </w:r>
      </w:ins>
      <w:del w:id="301" w:author="choi young" w:date="2021-12-29T14:21:00Z">
        <w:r w:rsidDel="00F25C39">
          <w:rPr>
            <w:rFonts w:ascii="Times New Roman" w:hAnsi="Times New Roman"/>
            <w:bCs/>
            <w:sz w:val="24"/>
            <w:szCs w:val="24"/>
          </w:rPr>
          <w:delText>become reference</w:delText>
        </w:r>
      </w:del>
      <w:r>
        <w:rPr>
          <w:rFonts w:ascii="Times New Roman" w:hAnsi="Times New Roman"/>
          <w:bCs/>
          <w:sz w:val="24"/>
          <w:szCs w:val="24"/>
        </w:rPr>
        <w:t xml:space="preserve"> for</w:t>
      </w:r>
      <w:ins w:id="302" w:author="choi young" w:date="2021-12-29T14:21:00Z">
        <w:r w:rsidR="00F25C39">
          <w:rPr>
            <w:rFonts w:ascii="Times New Roman" w:hAnsi="Times New Roman"/>
            <w:bCs/>
            <w:sz w:val="24"/>
            <w:szCs w:val="24"/>
          </w:rPr>
          <w:t xml:space="preserve"> </w:t>
        </w:r>
      </w:ins>
      <w:del w:id="303" w:author="choi young" w:date="2021-12-29T14:22:00Z">
        <w:r w:rsidDel="00F25C39">
          <w:rPr>
            <w:rFonts w:ascii="Times New Roman" w:hAnsi="Times New Roman"/>
            <w:bCs/>
            <w:sz w:val="24"/>
            <w:szCs w:val="24"/>
          </w:rPr>
          <w:delText xml:space="preserve"> </w:delText>
        </w:r>
      </w:del>
      <w:r>
        <w:rPr>
          <w:rFonts w:ascii="Times New Roman" w:hAnsi="Times New Roman"/>
          <w:bCs/>
          <w:sz w:val="24"/>
          <w:szCs w:val="24"/>
        </w:rPr>
        <w:t>oversampling</w:t>
      </w:r>
      <w:del w:id="304" w:author="choi young" w:date="2021-12-29T12:46:00Z">
        <w:r w:rsidR="00AB5BF8" w:rsidDel="006C0630">
          <w:rPr>
            <w:rFonts w:ascii="Times New Roman" w:hAnsi="Times New Roman"/>
            <w:bCs/>
            <w:sz w:val="24"/>
            <w:szCs w:val="24"/>
          </w:rPr>
          <w:delText xml:space="preserve"> arises</w:delText>
        </w:r>
      </w:del>
      <w:r>
        <w:rPr>
          <w:rFonts w:ascii="Times New Roman" w:hAnsi="Times New Roman"/>
          <w:bCs/>
          <w:sz w:val="24"/>
          <w:szCs w:val="24"/>
        </w:rPr>
        <w:t xml:space="preserve">. This issue is critical and specific to NS-SOFI, as further demonstrated with two scenarios representing the </w:t>
      </w:r>
      <w:del w:id="305" w:author="YongKeun (Paul) Park" w:date="2021-12-29T11:03:00Z">
        <w:r w:rsidDel="00941694">
          <w:rPr>
            <w:rFonts w:ascii="Times New Roman" w:hAnsi="Times New Roman"/>
            <w:bCs/>
            <w:sz w:val="24"/>
            <w:szCs w:val="24"/>
          </w:rPr>
          <w:delText xml:space="preserve">under </w:delText>
        </w:r>
      </w:del>
      <w:ins w:id="306" w:author="YongKeun (Paul) Park" w:date="2021-12-29T11:03:00Z">
        <w:r w:rsidR="00941694">
          <w:rPr>
            <w:rFonts w:ascii="Times New Roman" w:hAnsi="Times New Roman"/>
            <w:bCs/>
            <w:sz w:val="24"/>
            <w:szCs w:val="24"/>
          </w:rPr>
          <w:t>under-</w:t>
        </w:r>
      </w:ins>
      <w:r>
        <w:rPr>
          <w:rFonts w:ascii="Times New Roman" w:hAnsi="Times New Roman"/>
          <w:bCs/>
          <w:sz w:val="24"/>
          <w:szCs w:val="24"/>
        </w:rPr>
        <w:t xml:space="preserve">sampled </w:t>
      </w:r>
      <w:r w:rsidR="00B75BD3">
        <w:rPr>
          <w:rFonts w:ascii="Times New Roman" w:hAnsi="Times New Roman"/>
          <w:bCs/>
          <w:sz w:val="24"/>
          <w:szCs w:val="24"/>
        </w:rPr>
        <w:t>(Fig. R1</w:t>
      </w:r>
      <w:ins w:id="307" w:author="choi young" w:date="2021-12-29T12:46:00Z">
        <w:r w:rsidR="006C0630">
          <w:rPr>
            <w:rFonts w:ascii="Times New Roman" w:hAnsi="Times New Roman"/>
            <w:bCs/>
            <w:sz w:val="24"/>
            <w:szCs w:val="24"/>
          </w:rPr>
          <w:t>3</w:t>
        </w:r>
      </w:ins>
      <w:del w:id="308" w:author="choi young" w:date="2021-12-29T12:46:00Z">
        <w:r w:rsidR="00B75BD3" w:rsidDel="006C0630">
          <w:rPr>
            <w:rFonts w:ascii="Times New Roman" w:hAnsi="Times New Roman"/>
            <w:bCs/>
            <w:sz w:val="24"/>
            <w:szCs w:val="24"/>
          </w:rPr>
          <w:delText>2</w:delText>
        </w:r>
      </w:del>
      <w:r w:rsidR="00B75BD3">
        <w:rPr>
          <w:rFonts w:ascii="Times New Roman" w:hAnsi="Times New Roman"/>
          <w:bCs/>
          <w:sz w:val="24"/>
          <w:szCs w:val="24"/>
        </w:rPr>
        <w:t xml:space="preserve">) </w:t>
      </w:r>
      <w:r>
        <w:rPr>
          <w:rFonts w:ascii="Times New Roman" w:hAnsi="Times New Roman"/>
          <w:bCs/>
          <w:sz w:val="24"/>
          <w:szCs w:val="24"/>
        </w:rPr>
        <w:t>and over</w:t>
      </w:r>
      <w:ins w:id="309" w:author="YongKeun (Paul) Park" w:date="2021-12-29T11:03:00Z">
        <w:r w:rsidR="00941694">
          <w:rPr>
            <w:rFonts w:ascii="Times New Roman" w:hAnsi="Times New Roman"/>
            <w:bCs/>
            <w:sz w:val="24"/>
            <w:szCs w:val="24"/>
          </w:rPr>
          <w:t>-</w:t>
        </w:r>
      </w:ins>
      <w:r>
        <w:rPr>
          <w:rFonts w:ascii="Times New Roman" w:hAnsi="Times New Roman"/>
          <w:bCs/>
          <w:sz w:val="24"/>
          <w:szCs w:val="24"/>
        </w:rPr>
        <w:t>sampled situations</w:t>
      </w:r>
      <w:r w:rsidR="00B75BD3">
        <w:rPr>
          <w:rFonts w:ascii="Times New Roman" w:hAnsi="Times New Roman"/>
          <w:bCs/>
          <w:sz w:val="24"/>
          <w:szCs w:val="24"/>
        </w:rPr>
        <w:t xml:space="preserve"> (Fig. R1</w:t>
      </w:r>
      <w:del w:id="310" w:author="choi young" w:date="2021-12-29T12:46:00Z">
        <w:r w:rsidR="00B75BD3" w:rsidDel="006C0630">
          <w:rPr>
            <w:rFonts w:ascii="Times New Roman" w:hAnsi="Times New Roman"/>
            <w:bCs/>
            <w:sz w:val="24"/>
            <w:szCs w:val="24"/>
          </w:rPr>
          <w:delText>3</w:delText>
        </w:r>
      </w:del>
      <w:ins w:id="311" w:author="choi young" w:date="2021-12-29T12:46:00Z">
        <w:r w:rsidR="006C0630">
          <w:rPr>
            <w:rFonts w:ascii="Times New Roman" w:hAnsi="Times New Roman"/>
            <w:bCs/>
            <w:sz w:val="24"/>
            <w:szCs w:val="24"/>
          </w:rPr>
          <w:t>4</w:t>
        </w:r>
      </w:ins>
      <w:r w:rsidR="00B75BD3">
        <w:rPr>
          <w:rFonts w:ascii="Times New Roman" w:hAnsi="Times New Roman"/>
          <w:bCs/>
          <w:sz w:val="24"/>
          <w:szCs w:val="24"/>
        </w:rPr>
        <w:t>)</w:t>
      </w:r>
      <w:r>
        <w:rPr>
          <w:rFonts w:ascii="Times New Roman" w:hAnsi="Times New Roman"/>
          <w:bCs/>
          <w:sz w:val="24"/>
          <w:szCs w:val="24"/>
        </w:rPr>
        <w:t xml:space="preserve">. </w:t>
      </w:r>
    </w:p>
    <w:p w14:paraId="064E7D5D" w14:textId="05830AE9" w:rsidR="009576A1" w:rsidRDefault="009576A1" w:rsidP="00B75BD3">
      <w:pPr>
        <w:spacing w:line="360" w:lineRule="auto"/>
        <w:jc w:val="center"/>
        <w:rPr>
          <w:rFonts w:ascii="Times New Roman" w:hAnsi="Times New Roman"/>
          <w:bCs/>
          <w:sz w:val="24"/>
          <w:szCs w:val="24"/>
        </w:rPr>
      </w:pPr>
      <w:r>
        <w:rPr>
          <w:rFonts w:ascii="Times New Roman" w:hAnsi="Times New Roman" w:hint="eastAsia"/>
          <w:bCs/>
          <w:noProof/>
          <w:sz w:val="24"/>
          <w:szCs w:val="24"/>
        </w:rPr>
        <w:drawing>
          <wp:inline distT="0" distB="0" distL="0" distR="0" wp14:anchorId="2180EE82" wp14:editId="68CA323F">
            <wp:extent cx="3509842" cy="2191609"/>
            <wp:effectExtent l="19050" t="19050" r="14605" b="18415"/>
            <wp:docPr id="156" name="그림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그림 15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30779" cy="2204682"/>
                    </a:xfrm>
                    <a:prstGeom prst="rect">
                      <a:avLst/>
                    </a:prstGeom>
                    <a:ln>
                      <a:solidFill>
                        <a:schemeClr val="tx1"/>
                      </a:solidFill>
                    </a:ln>
                  </pic:spPr>
                </pic:pic>
              </a:graphicData>
            </a:graphic>
          </wp:inline>
        </w:drawing>
      </w:r>
    </w:p>
    <w:p w14:paraId="0F46484B" w14:textId="3B58981E" w:rsidR="009576A1" w:rsidRPr="00B75BD3" w:rsidRDefault="009576A1" w:rsidP="007C685A">
      <w:pPr>
        <w:spacing w:line="360" w:lineRule="auto"/>
        <w:rPr>
          <w:rFonts w:ascii="Times New Roman" w:hAnsi="Times New Roman"/>
          <w:b/>
          <w:sz w:val="24"/>
          <w:szCs w:val="24"/>
        </w:rPr>
      </w:pPr>
      <w:r w:rsidRPr="00B75BD3">
        <w:rPr>
          <w:rFonts w:ascii="Times New Roman" w:hAnsi="Times New Roman" w:hint="eastAsia"/>
          <w:b/>
          <w:sz w:val="24"/>
          <w:szCs w:val="24"/>
        </w:rPr>
        <w:t>F</w:t>
      </w:r>
      <w:r w:rsidRPr="00B75BD3">
        <w:rPr>
          <w:rFonts w:ascii="Times New Roman" w:hAnsi="Times New Roman"/>
          <w:b/>
          <w:sz w:val="24"/>
          <w:szCs w:val="24"/>
        </w:rPr>
        <w:t>ig. R1</w:t>
      </w:r>
      <w:del w:id="312" w:author="choi young" w:date="2021-12-29T12:46:00Z">
        <w:r w:rsidRPr="00B75BD3" w:rsidDel="006C0630">
          <w:rPr>
            <w:rFonts w:ascii="Times New Roman" w:hAnsi="Times New Roman"/>
            <w:b/>
            <w:sz w:val="24"/>
            <w:szCs w:val="24"/>
          </w:rPr>
          <w:delText>2</w:delText>
        </w:r>
      </w:del>
      <w:ins w:id="313" w:author="choi young" w:date="2021-12-29T12:46:00Z">
        <w:r w:rsidR="006C0630">
          <w:rPr>
            <w:rFonts w:ascii="Times New Roman" w:hAnsi="Times New Roman"/>
            <w:b/>
            <w:sz w:val="24"/>
            <w:szCs w:val="24"/>
          </w:rPr>
          <w:t>3</w:t>
        </w:r>
      </w:ins>
      <w:r w:rsidRPr="00B75BD3">
        <w:rPr>
          <w:rFonts w:ascii="Times New Roman" w:hAnsi="Times New Roman"/>
          <w:b/>
          <w:sz w:val="24"/>
          <w:szCs w:val="24"/>
        </w:rPr>
        <w:t xml:space="preserve">. </w:t>
      </w:r>
      <w:r w:rsidR="00B75BD3" w:rsidRPr="00B75BD3">
        <w:rPr>
          <w:rFonts w:ascii="Times New Roman" w:hAnsi="Times New Roman"/>
          <w:b/>
          <w:sz w:val="24"/>
          <w:szCs w:val="24"/>
        </w:rPr>
        <w:t xml:space="preserve">When the target NS-SOFI resolution, 200 nm at the tip of two diverging lines, is under sampled with only two </w:t>
      </w:r>
      <w:r w:rsidR="00B75BD3" w:rsidRPr="00B75BD3">
        <w:rPr>
          <w:rFonts w:ascii="Times New Roman" w:hAnsi="Times New Roman" w:hint="eastAsia"/>
          <w:b/>
          <w:sz w:val="24"/>
          <w:szCs w:val="24"/>
        </w:rPr>
        <w:t>pixel</w:t>
      </w:r>
      <w:r w:rsidR="00B75BD3" w:rsidRPr="00B75BD3">
        <w:rPr>
          <w:rFonts w:ascii="Times New Roman" w:hAnsi="Times New Roman"/>
          <w:b/>
          <w:sz w:val="24"/>
          <w:szCs w:val="24"/>
        </w:rPr>
        <w:t xml:space="preserve">s, a SOFI </w:t>
      </w:r>
      <w:proofErr w:type="spellStart"/>
      <w:r w:rsidR="00B75BD3" w:rsidRPr="00B75BD3">
        <w:rPr>
          <w:rFonts w:ascii="Times New Roman" w:hAnsi="Times New Roman"/>
          <w:b/>
          <w:sz w:val="24"/>
          <w:szCs w:val="24"/>
        </w:rPr>
        <w:t>autocumulant</w:t>
      </w:r>
      <w:proofErr w:type="spellEnd"/>
      <w:r w:rsidR="00B75BD3" w:rsidRPr="00B75BD3">
        <w:rPr>
          <w:rFonts w:ascii="Times New Roman" w:hAnsi="Times New Roman"/>
          <w:b/>
          <w:sz w:val="24"/>
          <w:szCs w:val="24"/>
        </w:rPr>
        <w:t xml:space="preserve"> (labeled as AC-SOFI) cannot resolve the 200 nm filament separation at the top, even though the theoretical resolution of SOFI guarantees to resolve the 200 nm when the assumed diffraction limit is 280 nm.</w:t>
      </w:r>
    </w:p>
    <w:p w14:paraId="19D78F71" w14:textId="46673129" w:rsidR="00EA1DCA" w:rsidRDefault="00EA1DCA" w:rsidP="00B75BD3">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69FD7C21" wp14:editId="421F472E">
            <wp:extent cx="3592020" cy="2233771"/>
            <wp:effectExtent l="19050" t="19050" r="27940" b="14605"/>
            <wp:docPr id="131" name="그림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그림 1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14024" cy="2247455"/>
                    </a:xfrm>
                    <a:prstGeom prst="rect">
                      <a:avLst/>
                    </a:prstGeom>
                    <a:ln>
                      <a:solidFill>
                        <a:schemeClr val="tx1"/>
                      </a:solidFill>
                    </a:ln>
                  </pic:spPr>
                </pic:pic>
              </a:graphicData>
            </a:graphic>
          </wp:inline>
        </w:drawing>
      </w:r>
    </w:p>
    <w:p w14:paraId="6221E700" w14:textId="48BFC222" w:rsidR="00B75BD3" w:rsidRPr="00B75BD3" w:rsidRDefault="00B75BD3" w:rsidP="00B75BD3">
      <w:pPr>
        <w:spacing w:line="360" w:lineRule="auto"/>
        <w:rPr>
          <w:rFonts w:ascii="Times New Roman" w:hAnsi="Times New Roman"/>
          <w:b/>
          <w:sz w:val="24"/>
          <w:szCs w:val="24"/>
        </w:rPr>
      </w:pPr>
      <w:r w:rsidRPr="00B75BD3">
        <w:rPr>
          <w:rFonts w:ascii="Times New Roman" w:hAnsi="Times New Roman" w:hint="eastAsia"/>
          <w:b/>
          <w:sz w:val="24"/>
          <w:szCs w:val="24"/>
        </w:rPr>
        <w:t>F</w:t>
      </w:r>
      <w:r w:rsidRPr="00B75BD3">
        <w:rPr>
          <w:rFonts w:ascii="Times New Roman" w:hAnsi="Times New Roman"/>
          <w:b/>
          <w:sz w:val="24"/>
          <w:szCs w:val="24"/>
        </w:rPr>
        <w:t>ig. R1</w:t>
      </w:r>
      <w:del w:id="314" w:author="choi young" w:date="2021-12-29T12:46:00Z">
        <w:r w:rsidDel="006C0630">
          <w:rPr>
            <w:rFonts w:ascii="Times New Roman" w:hAnsi="Times New Roman"/>
            <w:b/>
            <w:sz w:val="24"/>
            <w:szCs w:val="24"/>
          </w:rPr>
          <w:delText>3</w:delText>
        </w:r>
      </w:del>
      <w:ins w:id="315" w:author="choi young" w:date="2021-12-29T12:46:00Z">
        <w:r w:rsidR="006C0630">
          <w:rPr>
            <w:rFonts w:ascii="Times New Roman" w:hAnsi="Times New Roman"/>
            <w:b/>
            <w:sz w:val="24"/>
            <w:szCs w:val="24"/>
          </w:rPr>
          <w:t>4</w:t>
        </w:r>
      </w:ins>
      <w:r w:rsidRPr="00B75BD3">
        <w:rPr>
          <w:rFonts w:ascii="Times New Roman" w:hAnsi="Times New Roman"/>
          <w:b/>
          <w:sz w:val="24"/>
          <w:szCs w:val="24"/>
        </w:rPr>
        <w:t xml:space="preserve">. When the target NS-SOFI resolution, 200 nm at the tip of two diverging lines, is </w:t>
      </w:r>
      <w:r>
        <w:rPr>
          <w:rFonts w:ascii="Times New Roman" w:hAnsi="Times New Roman"/>
          <w:b/>
          <w:sz w:val="24"/>
          <w:szCs w:val="24"/>
        </w:rPr>
        <w:t>over</w:t>
      </w:r>
      <w:r w:rsidRPr="00B75BD3">
        <w:rPr>
          <w:rFonts w:ascii="Times New Roman" w:hAnsi="Times New Roman"/>
          <w:b/>
          <w:sz w:val="24"/>
          <w:szCs w:val="24"/>
        </w:rPr>
        <w:t xml:space="preserve">sampled with </w:t>
      </w:r>
      <w:r>
        <w:rPr>
          <w:rFonts w:ascii="Times New Roman" w:hAnsi="Times New Roman"/>
          <w:b/>
          <w:sz w:val="24"/>
          <w:szCs w:val="24"/>
        </w:rPr>
        <w:t xml:space="preserve">five </w:t>
      </w:r>
      <w:r w:rsidRPr="00B75BD3">
        <w:rPr>
          <w:rFonts w:ascii="Times New Roman" w:hAnsi="Times New Roman" w:hint="eastAsia"/>
          <w:b/>
          <w:sz w:val="24"/>
          <w:szCs w:val="24"/>
        </w:rPr>
        <w:t>pixel</w:t>
      </w:r>
      <w:r w:rsidRPr="00B75BD3">
        <w:rPr>
          <w:rFonts w:ascii="Times New Roman" w:hAnsi="Times New Roman"/>
          <w:b/>
          <w:sz w:val="24"/>
          <w:szCs w:val="24"/>
        </w:rPr>
        <w:t xml:space="preserve">s, a SOFI </w:t>
      </w:r>
      <w:proofErr w:type="spellStart"/>
      <w:r w:rsidRPr="00B75BD3">
        <w:rPr>
          <w:rFonts w:ascii="Times New Roman" w:hAnsi="Times New Roman"/>
          <w:b/>
          <w:sz w:val="24"/>
          <w:szCs w:val="24"/>
        </w:rPr>
        <w:t>autocumulant</w:t>
      </w:r>
      <w:proofErr w:type="spellEnd"/>
      <w:r w:rsidRPr="00B75BD3">
        <w:rPr>
          <w:rFonts w:ascii="Times New Roman" w:hAnsi="Times New Roman"/>
          <w:b/>
          <w:sz w:val="24"/>
          <w:szCs w:val="24"/>
        </w:rPr>
        <w:t xml:space="preserve"> (labeled as AC-SOFI) </w:t>
      </w:r>
      <w:r>
        <w:rPr>
          <w:rFonts w:ascii="Times New Roman" w:hAnsi="Times New Roman"/>
          <w:b/>
          <w:sz w:val="24"/>
          <w:szCs w:val="24"/>
        </w:rPr>
        <w:t>faithfully</w:t>
      </w:r>
      <w:r w:rsidRPr="00B75BD3">
        <w:rPr>
          <w:rFonts w:ascii="Times New Roman" w:hAnsi="Times New Roman"/>
          <w:b/>
          <w:sz w:val="24"/>
          <w:szCs w:val="24"/>
        </w:rPr>
        <w:t xml:space="preserve"> resolve the 200 nm filament separation at the top, </w:t>
      </w:r>
      <w:r w:rsidR="00AB5BF8">
        <w:rPr>
          <w:rFonts w:ascii="Times New Roman" w:hAnsi="Times New Roman"/>
          <w:b/>
          <w:sz w:val="24"/>
          <w:szCs w:val="24"/>
        </w:rPr>
        <w:t xml:space="preserve">at the expense of digitization. </w:t>
      </w:r>
    </w:p>
    <w:p w14:paraId="115A81A3" w14:textId="15FBED38" w:rsidR="00EA1DCA" w:rsidRDefault="00EA1DCA" w:rsidP="00AB5BF8">
      <w:pPr>
        <w:spacing w:line="360" w:lineRule="auto"/>
        <w:jc w:val="center"/>
        <w:rPr>
          <w:rFonts w:ascii="Times New Roman" w:hAnsi="Times New Roman"/>
          <w:bCs/>
          <w:sz w:val="24"/>
          <w:szCs w:val="24"/>
        </w:rPr>
      </w:pPr>
      <w:r>
        <w:rPr>
          <w:rFonts w:ascii="Times New Roman" w:hAnsi="Times New Roman" w:hint="eastAsia"/>
          <w:bCs/>
          <w:noProof/>
          <w:sz w:val="24"/>
          <w:szCs w:val="24"/>
        </w:rPr>
        <w:lastRenderedPageBreak/>
        <w:drawing>
          <wp:inline distT="0" distB="0" distL="0" distR="0" wp14:anchorId="5FCAED73" wp14:editId="6F98602F">
            <wp:extent cx="4544758" cy="2695838"/>
            <wp:effectExtent l="19050" t="19050" r="27305" b="28575"/>
            <wp:docPr id="130"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그림 13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46201" cy="2696694"/>
                    </a:xfrm>
                    <a:prstGeom prst="rect">
                      <a:avLst/>
                    </a:prstGeom>
                    <a:ln>
                      <a:solidFill>
                        <a:schemeClr val="tx1"/>
                      </a:solidFill>
                    </a:ln>
                  </pic:spPr>
                </pic:pic>
              </a:graphicData>
            </a:graphic>
          </wp:inline>
        </w:drawing>
      </w:r>
    </w:p>
    <w:p w14:paraId="7CC83CE1" w14:textId="318B197C" w:rsidR="00EA1DCA" w:rsidRPr="00AB5BF8" w:rsidRDefault="00AB5BF8" w:rsidP="007C685A">
      <w:pPr>
        <w:spacing w:line="360" w:lineRule="auto"/>
        <w:rPr>
          <w:rFonts w:ascii="Times New Roman" w:hAnsi="Times New Roman"/>
          <w:b/>
          <w:sz w:val="24"/>
          <w:szCs w:val="24"/>
        </w:rPr>
      </w:pPr>
      <w:r w:rsidRPr="00AB5BF8">
        <w:rPr>
          <w:rFonts w:ascii="Times New Roman" w:hAnsi="Times New Roman" w:hint="eastAsia"/>
          <w:b/>
          <w:sz w:val="24"/>
          <w:szCs w:val="24"/>
        </w:rPr>
        <w:t>F</w:t>
      </w:r>
      <w:r w:rsidRPr="00AB5BF8">
        <w:rPr>
          <w:rFonts w:ascii="Times New Roman" w:hAnsi="Times New Roman"/>
          <w:b/>
          <w:sz w:val="24"/>
          <w:szCs w:val="24"/>
        </w:rPr>
        <w:t>ig. R1</w:t>
      </w:r>
      <w:del w:id="316" w:author="choi young" w:date="2021-12-29T12:46:00Z">
        <w:r w:rsidRPr="00AB5BF8" w:rsidDel="006C0630">
          <w:rPr>
            <w:rFonts w:ascii="Times New Roman" w:hAnsi="Times New Roman"/>
            <w:b/>
            <w:sz w:val="24"/>
            <w:szCs w:val="24"/>
          </w:rPr>
          <w:delText>4</w:delText>
        </w:r>
      </w:del>
      <w:ins w:id="317" w:author="choi young" w:date="2021-12-29T12:46:00Z">
        <w:r w:rsidR="006C0630">
          <w:rPr>
            <w:rFonts w:ascii="Times New Roman" w:hAnsi="Times New Roman"/>
            <w:b/>
            <w:sz w:val="24"/>
            <w:szCs w:val="24"/>
          </w:rPr>
          <w:t>5</w:t>
        </w:r>
      </w:ins>
      <w:r w:rsidRPr="00AB5BF8">
        <w:rPr>
          <w:rFonts w:ascii="Times New Roman" w:hAnsi="Times New Roman"/>
          <w:b/>
          <w:sz w:val="24"/>
          <w:szCs w:val="24"/>
        </w:rPr>
        <w:t xml:space="preserve">. Stricter oversampling requirement posed on NS-SOFI as compared to conventional SOFI relying on single molecule blinking. </w:t>
      </w:r>
    </w:p>
    <w:p w14:paraId="3EAA2A55" w14:textId="15913041" w:rsidR="00EA1DCA" w:rsidRDefault="00AB5BF8" w:rsidP="007C685A">
      <w:pPr>
        <w:spacing w:line="360" w:lineRule="auto"/>
        <w:rPr>
          <w:rFonts w:ascii="Times New Roman" w:hAnsi="Times New Roman"/>
          <w:bCs/>
          <w:sz w:val="24"/>
          <w:szCs w:val="24"/>
        </w:rPr>
      </w:pPr>
      <w:r>
        <w:rPr>
          <w:rFonts w:ascii="Times New Roman" w:hAnsi="Times New Roman"/>
          <w:bCs/>
          <w:sz w:val="24"/>
          <w:szCs w:val="24"/>
        </w:rPr>
        <w:tab/>
        <w:t>Hence, from the contrasting scenarios in Fig. R1</w:t>
      </w:r>
      <w:del w:id="318" w:author="choi young" w:date="2021-12-29T12:47:00Z">
        <w:r w:rsidDel="006C0630">
          <w:rPr>
            <w:rFonts w:ascii="Times New Roman" w:hAnsi="Times New Roman"/>
            <w:bCs/>
            <w:sz w:val="24"/>
            <w:szCs w:val="24"/>
          </w:rPr>
          <w:delText>2</w:delText>
        </w:r>
      </w:del>
      <w:ins w:id="319" w:author="choi young" w:date="2021-12-29T12:47:00Z">
        <w:r w:rsidR="006C0630">
          <w:rPr>
            <w:rFonts w:ascii="Times New Roman" w:hAnsi="Times New Roman"/>
            <w:bCs/>
            <w:sz w:val="24"/>
            <w:szCs w:val="24"/>
          </w:rPr>
          <w:t>3</w:t>
        </w:r>
      </w:ins>
      <w:r>
        <w:rPr>
          <w:rFonts w:ascii="Times New Roman" w:hAnsi="Times New Roman"/>
          <w:bCs/>
          <w:sz w:val="24"/>
          <w:szCs w:val="24"/>
        </w:rPr>
        <w:t xml:space="preserve"> and Fig. R1</w:t>
      </w:r>
      <w:ins w:id="320" w:author="choi young" w:date="2021-12-29T12:47:00Z">
        <w:r w:rsidR="006C0630">
          <w:rPr>
            <w:rFonts w:ascii="Times New Roman" w:hAnsi="Times New Roman"/>
            <w:bCs/>
            <w:sz w:val="24"/>
            <w:szCs w:val="24"/>
          </w:rPr>
          <w:t>4</w:t>
        </w:r>
      </w:ins>
      <w:del w:id="321" w:author="choi young" w:date="2021-12-29T12:47:00Z">
        <w:r w:rsidDel="006C0630">
          <w:rPr>
            <w:rFonts w:ascii="Times New Roman" w:hAnsi="Times New Roman"/>
            <w:bCs/>
            <w:sz w:val="24"/>
            <w:szCs w:val="24"/>
          </w:rPr>
          <w:delText>3</w:delText>
        </w:r>
      </w:del>
      <w:r>
        <w:rPr>
          <w:rFonts w:ascii="Times New Roman" w:hAnsi="Times New Roman"/>
          <w:bCs/>
          <w:sz w:val="24"/>
          <w:szCs w:val="24"/>
        </w:rPr>
        <w:t xml:space="preserve">, we conclude that </w:t>
      </w:r>
      <w:ins w:id="322" w:author="YongKeun (Paul) Park" w:date="2021-12-29T11:03:00Z">
        <w:r w:rsidR="00941694">
          <w:rPr>
            <w:rFonts w:ascii="Times New Roman" w:hAnsi="Times New Roman"/>
            <w:bCs/>
            <w:sz w:val="24"/>
            <w:szCs w:val="24"/>
          </w:rPr>
          <w:t xml:space="preserve">the </w:t>
        </w:r>
      </w:ins>
      <w:r>
        <w:rPr>
          <w:rFonts w:ascii="Times New Roman" w:hAnsi="Times New Roman"/>
          <w:bCs/>
          <w:sz w:val="24"/>
          <w:szCs w:val="24"/>
        </w:rPr>
        <w:t xml:space="preserve">oversampling requirement for NS-SOFI </w:t>
      </w:r>
      <w:del w:id="323" w:author="choi young" w:date="2021-12-29T12:47:00Z">
        <w:r w:rsidDel="006C0630">
          <w:rPr>
            <w:rFonts w:ascii="Times New Roman" w:hAnsi="Times New Roman"/>
            <w:bCs/>
            <w:sz w:val="24"/>
            <w:szCs w:val="24"/>
          </w:rPr>
          <w:delText xml:space="preserve">is </w:delText>
        </w:r>
      </w:del>
      <w:ins w:id="324" w:author="choi young" w:date="2021-12-29T12:47:00Z">
        <w:r w:rsidR="006C0630">
          <w:rPr>
            <w:rFonts w:ascii="Times New Roman" w:hAnsi="Times New Roman"/>
            <w:bCs/>
            <w:sz w:val="24"/>
            <w:szCs w:val="24"/>
          </w:rPr>
          <w:t xml:space="preserve">should </w:t>
        </w:r>
      </w:ins>
      <w:commentRangeStart w:id="325"/>
      <w:del w:id="326" w:author="choi young" w:date="2021-12-29T12:47:00Z">
        <w:r w:rsidDel="006C0630">
          <w:rPr>
            <w:rFonts w:ascii="Times New Roman" w:hAnsi="Times New Roman"/>
            <w:bCs/>
            <w:sz w:val="24"/>
            <w:szCs w:val="24"/>
          </w:rPr>
          <w:delText xml:space="preserve">reference </w:delText>
        </w:r>
        <w:commentRangeEnd w:id="325"/>
        <w:r w:rsidR="00941694" w:rsidDel="006C0630">
          <w:rPr>
            <w:rStyle w:val="a7"/>
          </w:rPr>
          <w:commentReference w:id="325"/>
        </w:r>
        <w:r w:rsidDel="006C0630">
          <w:rPr>
            <w:rFonts w:ascii="Times New Roman" w:hAnsi="Times New Roman"/>
            <w:bCs/>
            <w:sz w:val="24"/>
            <w:szCs w:val="24"/>
          </w:rPr>
          <w:delText>to</w:delText>
        </w:r>
      </w:del>
      <w:ins w:id="327" w:author="choi young" w:date="2021-12-29T12:47:00Z">
        <w:r w:rsidR="006C0630">
          <w:rPr>
            <w:rFonts w:ascii="Times New Roman" w:hAnsi="Times New Roman"/>
            <w:bCs/>
            <w:sz w:val="24"/>
            <w:szCs w:val="24"/>
          </w:rPr>
          <w:t>be defined by the</w:t>
        </w:r>
      </w:ins>
      <w:r>
        <w:rPr>
          <w:rFonts w:ascii="Times New Roman" w:hAnsi="Times New Roman"/>
          <w:bCs/>
          <w:sz w:val="24"/>
          <w:szCs w:val="24"/>
        </w:rPr>
        <w:t xml:space="preserve"> speckle grain size, not diffraction limit</w:t>
      </w:r>
      <w:ins w:id="328" w:author="choi young" w:date="2021-12-29T12:48:00Z">
        <w:r w:rsidR="006C0630">
          <w:rPr>
            <w:rFonts w:ascii="Times New Roman" w:hAnsi="Times New Roman"/>
            <w:bCs/>
            <w:sz w:val="24"/>
            <w:szCs w:val="24"/>
          </w:rPr>
          <w:t>, as shown in Fig. R15</w:t>
        </w:r>
      </w:ins>
      <w:r>
        <w:rPr>
          <w:rFonts w:ascii="Times New Roman" w:hAnsi="Times New Roman"/>
          <w:bCs/>
          <w:sz w:val="24"/>
          <w:szCs w:val="24"/>
        </w:rPr>
        <w:t xml:space="preserve">. This is because the mechanism inducing fluorescence fluctuation </w:t>
      </w:r>
      <w:del w:id="329" w:author="YongKeun (Paul) Park" w:date="2021-12-29T11:04:00Z">
        <w:r w:rsidDel="00941694">
          <w:rPr>
            <w:rFonts w:ascii="Times New Roman" w:hAnsi="Times New Roman"/>
            <w:bCs/>
            <w:sz w:val="24"/>
            <w:szCs w:val="24"/>
          </w:rPr>
          <w:delText xml:space="preserve">have </w:delText>
        </w:r>
      </w:del>
      <w:ins w:id="330" w:author="YongKeun (Paul) Park" w:date="2021-12-29T11:04:00Z">
        <w:r w:rsidR="00941694">
          <w:rPr>
            <w:rFonts w:ascii="Times New Roman" w:hAnsi="Times New Roman"/>
            <w:bCs/>
            <w:sz w:val="24"/>
            <w:szCs w:val="24"/>
          </w:rPr>
          <w:t xml:space="preserve">has a </w:t>
        </w:r>
      </w:ins>
      <w:r>
        <w:rPr>
          <w:rFonts w:ascii="Times New Roman" w:hAnsi="Times New Roman"/>
          <w:bCs/>
          <w:sz w:val="24"/>
          <w:szCs w:val="24"/>
        </w:rPr>
        <w:t xml:space="preserve">finite correlation length, which is the speckle grain size in dynamic speckle illumination. On the other hand, conventional SOFI relying on </w:t>
      </w:r>
      <w:del w:id="331" w:author="YongKeun (Paul) Park" w:date="2021-12-29T11:04:00Z">
        <w:r w:rsidDel="00941694">
          <w:rPr>
            <w:rFonts w:ascii="Times New Roman" w:hAnsi="Times New Roman"/>
            <w:bCs/>
            <w:sz w:val="24"/>
            <w:szCs w:val="24"/>
          </w:rPr>
          <w:delText xml:space="preserve">single </w:delText>
        </w:r>
      </w:del>
      <w:ins w:id="332" w:author="YongKeun (Paul) Park" w:date="2021-12-29T11:04:00Z">
        <w:r w:rsidR="00941694">
          <w:rPr>
            <w:rFonts w:ascii="Times New Roman" w:hAnsi="Times New Roman"/>
            <w:bCs/>
            <w:sz w:val="24"/>
            <w:szCs w:val="24"/>
          </w:rPr>
          <w:t>single-</w:t>
        </w:r>
      </w:ins>
      <w:r>
        <w:rPr>
          <w:rFonts w:ascii="Times New Roman" w:hAnsi="Times New Roman"/>
          <w:bCs/>
          <w:sz w:val="24"/>
          <w:szCs w:val="24"/>
        </w:rPr>
        <w:t xml:space="preserve">molecule blinking, which is sub-pixel localized, is free of this oversampling requirement. We </w:t>
      </w:r>
      <w:ins w:id="333" w:author="choi young" w:date="2021-12-29T12:48:00Z">
        <w:r w:rsidR="006C0630">
          <w:rPr>
            <w:rFonts w:ascii="Times New Roman" w:hAnsi="Times New Roman"/>
            <w:bCs/>
            <w:sz w:val="24"/>
            <w:szCs w:val="24"/>
          </w:rPr>
          <w:t xml:space="preserve">summarize this </w:t>
        </w:r>
        <w:proofErr w:type="spellStart"/>
        <w:r w:rsidR="006C0630">
          <w:rPr>
            <w:rFonts w:ascii="Times New Roman" w:hAnsi="Times New Roman"/>
            <w:bCs/>
            <w:sz w:val="24"/>
            <w:szCs w:val="24"/>
          </w:rPr>
          <w:t>concousion</w:t>
        </w:r>
        <w:proofErr w:type="spellEnd"/>
        <w:r w:rsidR="006C0630">
          <w:rPr>
            <w:rFonts w:ascii="Times New Roman" w:hAnsi="Times New Roman"/>
            <w:bCs/>
            <w:sz w:val="24"/>
            <w:szCs w:val="24"/>
          </w:rPr>
          <w:t xml:space="preserve"> in Fig. R15 and </w:t>
        </w:r>
      </w:ins>
      <w:r>
        <w:rPr>
          <w:rFonts w:ascii="Times New Roman" w:hAnsi="Times New Roman"/>
          <w:bCs/>
          <w:sz w:val="24"/>
          <w:szCs w:val="24"/>
        </w:rPr>
        <w:t xml:space="preserve">provide the comparison table of oversampling methods employed to optimize the optical pixel size and SNR of </w:t>
      </w:r>
      <w:ins w:id="334" w:author="YongKeun (Paul) Park" w:date="2021-12-29T11:04:00Z">
        <w:r w:rsidR="00941694">
          <w:rPr>
            <w:rFonts w:ascii="Times New Roman" w:hAnsi="Times New Roman"/>
            <w:bCs/>
            <w:sz w:val="24"/>
            <w:szCs w:val="24"/>
          </w:rPr>
          <w:t xml:space="preserve">the </w:t>
        </w:r>
      </w:ins>
      <w:r>
        <w:rPr>
          <w:rFonts w:ascii="Times New Roman" w:hAnsi="Times New Roman"/>
          <w:bCs/>
          <w:sz w:val="24"/>
          <w:szCs w:val="24"/>
        </w:rPr>
        <w:t>NS-SOFI image stack in Fig. R1</w:t>
      </w:r>
      <w:ins w:id="335" w:author="choi young" w:date="2021-12-29T12:47:00Z">
        <w:r w:rsidR="006C0630">
          <w:rPr>
            <w:rFonts w:ascii="Times New Roman" w:hAnsi="Times New Roman"/>
            <w:bCs/>
            <w:sz w:val="24"/>
            <w:szCs w:val="24"/>
          </w:rPr>
          <w:t>6</w:t>
        </w:r>
      </w:ins>
      <w:del w:id="336" w:author="choi young" w:date="2021-12-29T12:47:00Z">
        <w:r w:rsidDel="006C0630">
          <w:rPr>
            <w:rFonts w:ascii="Times New Roman" w:hAnsi="Times New Roman"/>
            <w:bCs/>
            <w:sz w:val="24"/>
            <w:szCs w:val="24"/>
          </w:rPr>
          <w:delText>5</w:delText>
        </w:r>
      </w:del>
      <w:r>
        <w:rPr>
          <w:rFonts w:ascii="Times New Roman" w:hAnsi="Times New Roman"/>
          <w:bCs/>
          <w:sz w:val="24"/>
          <w:szCs w:val="24"/>
        </w:rPr>
        <w:t xml:space="preserve">.  </w:t>
      </w:r>
    </w:p>
    <w:p w14:paraId="542D958F" w14:textId="685C47CA" w:rsidR="00EA1DCA" w:rsidRDefault="00EA1DCA" w:rsidP="007C685A">
      <w:pPr>
        <w:spacing w:line="360" w:lineRule="auto"/>
        <w:rPr>
          <w:rFonts w:ascii="Times New Roman" w:hAnsi="Times New Roman"/>
          <w:bCs/>
          <w:sz w:val="24"/>
          <w:szCs w:val="24"/>
        </w:rPr>
      </w:pPr>
      <w:r>
        <w:rPr>
          <w:rFonts w:ascii="Times New Roman" w:hAnsi="Times New Roman" w:hint="eastAsia"/>
          <w:bCs/>
          <w:noProof/>
          <w:sz w:val="24"/>
          <w:szCs w:val="24"/>
        </w:rPr>
        <w:drawing>
          <wp:inline distT="0" distB="0" distL="0" distR="0" wp14:anchorId="08C58CE4" wp14:editId="5FCE055F">
            <wp:extent cx="5731510" cy="2075180"/>
            <wp:effectExtent l="0" t="0" r="2540" b="1270"/>
            <wp:docPr id="132" name="그림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그림 132"/>
                    <pic:cNvPicPr/>
                  </pic:nvPicPr>
                  <pic:blipFill>
                    <a:blip r:embed="rId30">
                      <a:extLst>
                        <a:ext uri="{28A0092B-C50C-407E-A947-70E740481C1C}">
                          <a14:useLocalDpi xmlns:a14="http://schemas.microsoft.com/office/drawing/2010/main" val="0"/>
                        </a:ext>
                      </a:extLst>
                    </a:blip>
                    <a:stretch>
                      <a:fillRect/>
                    </a:stretch>
                  </pic:blipFill>
                  <pic:spPr>
                    <a:xfrm>
                      <a:off x="0" y="0"/>
                      <a:ext cx="5731510" cy="2075180"/>
                    </a:xfrm>
                    <a:prstGeom prst="rect">
                      <a:avLst/>
                    </a:prstGeom>
                  </pic:spPr>
                </pic:pic>
              </a:graphicData>
            </a:graphic>
          </wp:inline>
        </w:drawing>
      </w:r>
    </w:p>
    <w:p w14:paraId="71D2A726" w14:textId="204E3DE2" w:rsidR="00AB5BF8" w:rsidRPr="00016825" w:rsidRDefault="00AB5BF8" w:rsidP="007C685A">
      <w:pPr>
        <w:spacing w:line="360" w:lineRule="auto"/>
        <w:rPr>
          <w:rFonts w:ascii="Times New Roman" w:hAnsi="Times New Roman"/>
          <w:b/>
          <w:sz w:val="24"/>
          <w:szCs w:val="24"/>
          <w:rPrChange w:id="337" w:author="choi young" w:date="2021-12-29T12:48:00Z">
            <w:rPr>
              <w:rFonts w:ascii="Times New Roman" w:hAnsi="Times New Roman"/>
              <w:bCs/>
              <w:sz w:val="24"/>
              <w:szCs w:val="24"/>
            </w:rPr>
          </w:rPrChange>
        </w:rPr>
      </w:pPr>
      <w:r w:rsidRPr="00016825">
        <w:rPr>
          <w:rFonts w:ascii="Times New Roman" w:hAnsi="Times New Roman"/>
          <w:b/>
          <w:sz w:val="24"/>
          <w:szCs w:val="24"/>
          <w:rPrChange w:id="338" w:author="choi young" w:date="2021-12-29T12:48:00Z">
            <w:rPr>
              <w:rFonts w:ascii="Times New Roman" w:hAnsi="Times New Roman"/>
              <w:bCs/>
              <w:sz w:val="24"/>
              <w:szCs w:val="24"/>
            </w:rPr>
          </w:rPrChange>
        </w:rPr>
        <w:t>Fig. R1</w:t>
      </w:r>
      <w:ins w:id="339" w:author="choi young" w:date="2021-12-29T12:47:00Z">
        <w:r w:rsidR="006C0630" w:rsidRPr="00016825">
          <w:rPr>
            <w:rFonts w:ascii="Times New Roman" w:hAnsi="Times New Roman"/>
            <w:b/>
            <w:sz w:val="24"/>
            <w:szCs w:val="24"/>
            <w:rPrChange w:id="340" w:author="choi young" w:date="2021-12-29T12:48:00Z">
              <w:rPr>
                <w:rFonts w:ascii="Times New Roman" w:hAnsi="Times New Roman"/>
                <w:bCs/>
                <w:sz w:val="24"/>
                <w:szCs w:val="24"/>
              </w:rPr>
            </w:rPrChange>
          </w:rPr>
          <w:t>6</w:t>
        </w:r>
      </w:ins>
      <w:del w:id="341" w:author="choi young" w:date="2021-12-29T12:47:00Z">
        <w:r w:rsidRPr="00016825" w:rsidDel="006C0630">
          <w:rPr>
            <w:rFonts w:ascii="Times New Roman" w:hAnsi="Times New Roman"/>
            <w:b/>
            <w:sz w:val="24"/>
            <w:szCs w:val="24"/>
            <w:rPrChange w:id="342" w:author="choi young" w:date="2021-12-29T12:48:00Z">
              <w:rPr>
                <w:rFonts w:ascii="Times New Roman" w:hAnsi="Times New Roman"/>
                <w:bCs/>
                <w:sz w:val="24"/>
                <w:szCs w:val="24"/>
              </w:rPr>
            </w:rPrChange>
          </w:rPr>
          <w:delText>5</w:delText>
        </w:r>
      </w:del>
      <w:r w:rsidRPr="00016825">
        <w:rPr>
          <w:rFonts w:ascii="Times New Roman" w:hAnsi="Times New Roman"/>
          <w:b/>
          <w:sz w:val="24"/>
          <w:szCs w:val="24"/>
          <w:rPrChange w:id="343" w:author="choi young" w:date="2021-12-29T12:48:00Z">
            <w:rPr>
              <w:rFonts w:ascii="Times New Roman" w:hAnsi="Times New Roman"/>
              <w:bCs/>
              <w:sz w:val="24"/>
              <w:szCs w:val="24"/>
            </w:rPr>
          </w:rPrChange>
        </w:rPr>
        <w:t xml:space="preserve">. Physical and computational oversampling methods in comparison. </w:t>
      </w:r>
      <w:proofErr w:type="gramStart"/>
      <w:r w:rsidRPr="00016825">
        <w:rPr>
          <w:rFonts w:ascii="Times New Roman" w:hAnsi="Times New Roman"/>
          <w:b/>
          <w:sz w:val="24"/>
          <w:szCs w:val="24"/>
          <w:rPrChange w:id="344" w:author="choi young" w:date="2021-12-29T12:48:00Z">
            <w:rPr>
              <w:rFonts w:ascii="Times New Roman" w:hAnsi="Times New Roman"/>
              <w:bCs/>
              <w:sz w:val="24"/>
              <w:szCs w:val="24"/>
            </w:rPr>
          </w:rPrChange>
        </w:rPr>
        <w:t>All of</w:t>
      </w:r>
      <w:proofErr w:type="gramEnd"/>
      <w:r w:rsidRPr="00016825">
        <w:rPr>
          <w:rFonts w:ascii="Times New Roman" w:hAnsi="Times New Roman"/>
          <w:b/>
          <w:sz w:val="24"/>
          <w:szCs w:val="24"/>
          <w:rPrChange w:id="345" w:author="choi young" w:date="2021-12-29T12:48:00Z">
            <w:rPr>
              <w:rFonts w:ascii="Times New Roman" w:hAnsi="Times New Roman"/>
              <w:bCs/>
              <w:sz w:val="24"/>
              <w:szCs w:val="24"/>
            </w:rPr>
          </w:rPrChange>
        </w:rPr>
        <w:t xml:space="preserve"> these techniques are employed to produce NS-SOFI images.</w:t>
      </w:r>
    </w:p>
    <w:p w14:paraId="791F745A" w14:textId="7007A1FA" w:rsidR="00AB5BF8" w:rsidDel="006C0630" w:rsidRDefault="00AB5BF8" w:rsidP="007C685A">
      <w:pPr>
        <w:spacing w:line="360" w:lineRule="auto"/>
        <w:rPr>
          <w:del w:id="346" w:author="choi young" w:date="2021-12-29T12:47:00Z"/>
          <w:rFonts w:ascii="Times New Roman" w:hAnsi="Times New Roman"/>
          <w:bCs/>
          <w:sz w:val="24"/>
          <w:szCs w:val="24"/>
        </w:rPr>
      </w:pPr>
    </w:p>
    <w:p w14:paraId="64D3890C" w14:textId="0EBE95B6" w:rsidR="00034426" w:rsidRDefault="00AB5BF8" w:rsidP="00034426">
      <w:pPr>
        <w:spacing w:line="360" w:lineRule="auto"/>
        <w:rPr>
          <w:rFonts w:ascii="Times New Roman" w:hAnsi="Times New Roman"/>
          <w:bCs/>
          <w:sz w:val="24"/>
          <w:szCs w:val="24"/>
        </w:rPr>
      </w:pPr>
      <w:r>
        <w:rPr>
          <w:rFonts w:ascii="Times New Roman" w:hAnsi="Times New Roman"/>
          <w:bCs/>
          <w:sz w:val="24"/>
          <w:szCs w:val="24"/>
        </w:rPr>
        <w:t xml:space="preserve"> </w:t>
      </w:r>
      <w:r w:rsidR="00034426">
        <w:rPr>
          <w:rFonts w:ascii="Times New Roman" w:hAnsi="Times New Roman" w:hint="eastAsia"/>
          <w:bCs/>
          <w:sz w:val="24"/>
          <w:szCs w:val="24"/>
        </w:rPr>
        <w:t>R</w:t>
      </w:r>
      <w:r w:rsidR="00034426">
        <w:rPr>
          <w:rFonts w:ascii="Times New Roman" w:hAnsi="Times New Roman"/>
          <w:bCs/>
          <w:sz w:val="24"/>
          <w:szCs w:val="24"/>
        </w:rPr>
        <w:t>1.3.3.5. Practical issues that determine the final SNR and resolution of the NS-SOFI image: 3) Meeting stationary fluctuation requirement for SOFI processing by drift compensation.</w:t>
      </w:r>
    </w:p>
    <w:p w14:paraId="373AFB02" w14:textId="1F217E5C" w:rsidR="00EA1DCA" w:rsidRDefault="00D80562" w:rsidP="00D80562">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62F958C6" wp14:editId="7D2A9197">
            <wp:extent cx="4235380" cy="2026657"/>
            <wp:effectExtent l="19050" t="19050" r="13335" b="12065"/>
            <wp:docPr id="157" name="그림 157"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그림 157" descr="테이블이(가) 표시된 사진&#10;&#10;자동 생성된 설명"/>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36887" cy="2027378"/>
                    </a:xfrm>
                    <a:prstGeom prst="rect">
                      <a:avLst/>
                    </a:prstGeom>
                    <a:ln>
                      <a:solidFill>
                        <a:schemeClr val="tx1"/>
                      </a:solidFill>
                    </a:ln>
                  </pic:spPr>
                </pic:pic>
              </a:graphicData>
            </a:graphic>
          </wp:inline>
        </w:drawing>
      </w:r>
    </w:p>
    <w:p w14:paraId="03C58A99" w14:textId="00FEBD51" w:rsidR="00034426" w:rsidRPr="00D80562" w:rsidRDefault="00D80562" w:rsidP="007C685A">
      <w:pPr>
        <w:spacing w:line="360" w:lineRule="auto"/>
        <w:rPr>
          <w:rFonts w:ascii="Times New Roman" w:hAnsi="Times New Roman"/>
          <w:b/>
          <w:sz w:val="24"/>
          <w:szCs w:val="24"/>
        </w:rPr>
      </w:pPr>
      <w:r w:rsidRPr="00D80562">
        <w:rPr>
          <w:rFonts w:ascii="Times New Roman" w:hAnsi="Times New Roman" w:hint="eastAsia"/>
          <w:b/>
          <w:sz w:val="24"/>
          <w:szCs w:val="24"/>
        </w:rPr>
        <w:t>F</w:t>
      </w:r>
      <w:r w:rsidRPr="00D80562">
        <w:rPr>
          <w:rFonts w:ascii="Times New Roman" w:hAnsi="Times New Roman"/>
          <w:b/>
          <w:sz w:val="24"/>
          <w:szCs w:val="24"/>
        </w:rPr>
        <w:t>ig. R1</w:t>
      </w:r>
      <w:del w:id="347" w:author="choi young" w:date="2021-12-29T12:48:00Z">
        <w:r w:rsidRPr="00D80562" w:rsidDel="008E1556">
          <w:rPr>
            <w:rFonts w:ascii="Times New Roman" w:hAnsi="Times New Roman"/>
            <w:b/>
            <w:sz w:val="24"/>
            <w:szCs w:val="24"/>
          </w:rPr>
          <w:delText>6</w:delText>
        </w:r>
      </w:del>
      <w:ins w:id="348" w:author="choi young" w:date="2021-12-29T12:48:00Z">
        <w:r w:rsidR="008E1556">
          <w:rPr>
            <w:rFonts w:ascii="Times New Roman" w:hAnsi="Times New Roman"/>
            <w:b/>
            <w:sz w:val="24"/>
            <w:szCs w:val="24"/>
          </w:rPr>
          <w:t>7</w:t>
        </w:r>
      </w:ins>
      <w:r w:rsidRPr="00D80562">
        <w:rPr>
          <w:rFonts w:ascii="Times New Roman" w:hAnsi="Times New Roman"/>
          <w:b/>
          <w:sz w:val="24"/>
          <w:szCs w:val="24"/>
        </w:rPr>
        <w:t>. Need for axial and lateral drift compensation to meet stationarity requirements for SOFI-processed fluorescence intensity fluctuation.</w:t>
      </w:r>
    </w:p>
    <w:p w14:paraId="11F036F5" w14:textId="35B300B0" w:rsidR="00D80562" w:rsidRDefault="00D80562" w:rsidP="00D80562">
      <w:pPr>
        <w:spacing w:line="360" w:lineRule="auto"/>
        <w:jc w:val="center"/>
        <w:rPr>
          <w:rFonts w:ascii="Times New Roman" w:hAnsi="Times New Roman"/>
          <w:bCs/>
          <w:sz w:val="24"/>
          <w:szCs w:val="24"/>
        </w:rPr>
      </w:pPr>
      <w:r>
        <w:rPr>
          <w:rFonts w:ascii="Times New Roman" w:hAnsi="Times New Roman" w:hint="eastAsia"/>
          <w:bCs/>
          <w:noProof/>
          <w:sz w:val="24"/>
          <w:szCs w:val="24"/>
        </w:rPr>
        <w:drawing>
          <wp:inline distT="0" distB="0" distL="0" distR="0" wp14:anchorId="2F2E3522" wp14:editId="5B559324">
            <wp:extent cx="4261418" cy="2633053"/>
            <wp:effectExtent l="19050" t="19050" r="25400" b="15240"/>
            <wp:docPr id="159" name="그림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그림 15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71268" cy="2639139"/>
                    </a:xfrm>
                    <a:prstGeom prst="rect">
                      <a:avLst/>
                    </a:prstGeom>
                    <a:ln>
                      <a:solidFill>
                        <a:schemeClr val="tx1"/>
                      </a:solidFill>
                    </a:ln>
                  </pic:spPr>
                </pic:pic>
              </a:graphicData>
            </a:graphic>
          </wp:inline>
        </w:drawing>
      </w:r>
    </w:p>
    <w:p w14:paraId="0C6182FF" w14:textId="18433577" w:rsidR="00D80562" w:rsidRPr="00D80562" w:rsidRDefault="00D80562" w:rsidP="007C685A">
      <w:pPr>
        <w:spacing w:line="360" w:lineRule="auto"/>
        <w:rPr>
          <w:rFonts w:ascii="Times New Roman" w:hAnsi="Times New Roman"/>
          <w:b/>
          <w:sz w:val="24"/>
          <w:szCs w:val="24"/>
        </w:rPr>
      </w:pPr>
      <w:r w:rsidRPr="00D80562">
        <w:rPr>
          <w:rFonts w:ascii="Times New Roman" w:hAnsi="Times New Roman" w:hint="eastAsia"/>
          <w:b/>
          <w:sz w:val="24"/>
          <w:szCs w:val="24"/>
        </w:rPr>
        <w:t>F</w:t>
      </w:r>
      <w:r w:rsidRPr="00D80562">
        <w:rPr>
          <w:rFonts w:ascii="Times New Roman" w:hAnsi="Times New Roman"/>
          <w:b/>
          <w:sz w:val="24"/>
          <w:szCs w:val="24"/>
        </w:rPr>
        <w:t>ig. R1</w:t>
      </w:r>
      <w:del w:id="349" w:author="choi young" w:date="2021-12-29T12:49:00Z">
        <w:r w:rsidRPr="00D80562" w:rsidDel="008E1556">
          <w:rPr>
            <w:rFonts w:ascii="Times New Roman" w:hAnsi="Times New Roman"/>
            <w:b/>
            <w:sz w:val="24"/>
            <w:szCs w:val="24"/>
          </w:rPr>
          <w:delText>7</w:delText>
        </w:r>
      </w:del>
      <w:ins w:id="350" w:author="choi young" w:date="2021-12-29T12:49:00Z">
        <w:r w:rsidR="008E1556">
          <w:rPr>
            <w:rFonts w:ascii="Times New Roman" w:hAnsi="Times New Roman"/>
            <w:b/>
            <w:sz w:val="24"/>
            <w:szCs w:val="24"/>
          </w:rPr>
          <w:t>8</w:t>
        </w:r>
      </w:ins>
      <w:r w:rsidRPr="00D80562">
        <w:rPr>
          <w:rFonts w:ascii="Times New Roman" w:hAnsi="Times New Roman"/>
          <w:b/>
          <w:sz w:val="24"/>
          <w:szCs w:val="24"/>
        </w:rPr>
        <w:t>. The three requirements for acquiring ideal stationary intensity fluctuation potentially contaminated by axial and lateral drift.</w:t>
      </w:r>
    </w:p>
    <w:p w14:paraId="2A3F28F8" w14:textId="51D6EA3C" w:rsidR="00D80562" w:rsidRDefault="00D80562" w:rsidP="007C685A">
      <w:pPr>
        <w:spacing w:line="360" w:lineRule="auto"/>
        <w:rPr>
          <w:rFonts w:ascii="Times New Roman" w:hAnsi="Times New Roman"/>
          <w:bCs/>
          <w:sz w:val="24"/>
          <w:szCs w:val="24"/>
        </w:rPr>
      </w:pPr>
      <w:r>
        <w:rPr>
          <w:rFonts w:ascii="Times New Roman" w:hAnsi="Times New Roman"/>
          <w:bCs/>
          <w:sz w:val="24"/>
          <w:szCs w:val="24"/>
        </w:rPr>
        <w:tab/>
        <w:t>As in Fig. R1</w:t>
      </w:r>
      <w:del w:id="351" w:author="choi young" w:date="2021-12-29T12:49:00Z">
        <w:r w:rsidDel="007E70F7">
          <w:rPr>
            <w:rFonts w:ascii="Times New Roman" w:hAnsi="Times New Roman"/>
            <w:bCs/>
            <w:sz w:val="24"/>
            <w:szCs w:val="24"/>
          </w:rPr>
          <w:delText>7</w:delText>
        </w:r>
      </w:del>
      <w:ins w:id="352" w:author="choi young" w:date="2021-12-29T12:49:00Z">
        <w:r w:rsidR="007E70F7">
          <w:rPr>
            <w:rFonts w:ascii="Times New Roman" w:hAnsi="Times New Roman"/>
            <w:bCs/>
            <w:sz w:val="24"/>
            <w:szCs w:val="24"/>
          </w:rPr>
          <w:t>8</w:t>
        </w:r>
      </w:ins>
      <w:r>
        <w:rPr>
          <w:rFonts w:ascii="Times New Roman" w:hAnsi="Times New Roman"/>
          <w:bCs/>
          <w:sz w:val="24"/>
          <w:szCs w:val="24"/>
        </w:rPr>
        <w:t xml:space="preserve">, axial or lateral drift during </w:t>
      </w:r>
      <w:ins w:id="353" w:author="YongKeun (Paul) Park" w:date="2021-12-29T11:05:00Z">
        <w:r w:rsidR="00941694">
          <w:rPr>
            <w:rFonts w:ascii="Times New Roman" w:hAnsi="Times New Roman"/>
            <w:bCs/>
            <w:sz w:val="24"/>
            <w:szCs w:val="24"/>
          </w:rPr>
          <w:t xml:space="preserve">the </w:t>
        </w:r>
      </w:ins>
      <w:r>
        <w:rPr>
          <w:rFonts w:ascii="Times New Roman" w:hAnsi="Times New Roman"/>
          <w:bCs/>
          <w:sz w:val="24"/>
          <w:szCs w:val="24"/>
        </w:rPr>
        <w:t>long-term acquisition of blinking fluorescence image stack are detrimental factors that contaminate</w:t>
      </w:r>
      <w:del w:id="354" w:author="YongKeun (Paul) Park" w:date="2021-12-29T11:05:00Z">
        <w:r w:rsidDel="00941694">
          <w:rPr>
            <w:rFonts w:ascii="Times New Roman" w:hAnsi="Times New Roman"/>
            <w:bCs/>
            <w:sz w:val="24"/>
            <w:szCs w:val="24"/>
          </w:rPr>
          <w:delText>s</w:delText>
        </w:r>
      </w:del>
      <w:r>
        <w:rPr>
          <w:rFonts w:ascii="Times New Roman" w:hAnsi="Times New Roman"/>
          <w:bCs/>
          <w:sz w:val="24"/>
          <w:szCs w:val="24"/>
        </w:rPr>
        <w:t xml:space="preserve"> the final NS-SOFI images and become</w:t>
      </w:r>
      <w:del w:id="355" w:author="YongKeun (Paul) Park" w:date="2021-12-29T11:05:00Z">
        <w:r w:rsidDel="00941694">
          <w:rPr>
            <w:rFonts w:ascii="Times New Roman" w:hAnsi="Times New Roman"/>
            <w:bCs/>
            <w:sz w:val="24"/>
            <w:szCs w:val="24"/>
          </w:rPr>
          <w:delText>s</w:delText>
        </w:r>
      </w:del>
      <w:r>
        <w:rPr>
          <w:rFonts w:ascii="Times New Roman" w:hAnsi="Times New Roman"/>
          <w:bCs/>
          <w:sz w:val="24"/>
          <w:szCs w:val="24"/>
        </w:rPr>
        <w:t xml:space="preserve"> significant sources of artifacts amplified with SOFI cumulant processing.</w:t>
      </w:r>
      <w:r w:rsidR="0006434C">
        <w:rPr>
          <w:rFonts w:ascii="Times New Roman" w:hAnsi="Times New Roman"/>
          <w:bCs/>
          <w:sz w:val="24"/>
          <w:szCs w:val="24"/>
        </w:rPr>
        <w:t xml:space="preserve"> To compensate this loss, autofocusing system and cross-correlation detection via </w:t>
      </w:r>
      <w:ins w:id="356" w:author="YongKeun (Paul) Park" w:date="2021-12-29T11:05:00Z">
        <w:r w:rsidR="00941694">
          <w:rPr>
            <w:rFonts w:ascii="Times New Roman" w:hAnsi="Times New Roman"/>
            <w:bCs/>
            <w:sz w:val="24"/>
            <w:szCs w:val="24"/>
          </w:rPr>
          <w:t xml:space="preserve">a </w:t>
        </w:r>
      </w:ins>
      <w:r w:rsidR="0006434C">
        <w:rPr>
          <w:rFonts w:ascii="Times New Roman" w:hAnsi="Times New Roman"/>
          <w:bCs/>
          <w:sz w:val="24"/>
          <w:szCs w:val="24"/>
        </w:rPr>
        <w:t>sub-pixel registration algorithm are necessary to pre-condition the image stack before SOFI processing.</w:t>
      </w:r>
    </w:p>
    <w:p w14:paraId="299D60BA" w14:textId="2CC479BB" w:rsidR="00894A8C" w:rsidRDefault="00894A8C" w:rsidP="007C685A">
      <w:pPr>
        <w:spacing w:line="360" w:lineRule="auto"/>
        <w:rPr>
          <w:rFonts w:ascii="Times New Roman" w:hAnsi="Times New Roman"/>
          <w:bCs/>
          <w:sz w:val="24"/>
          <w:szCs w:val="24"/>
        </w:rPr>
      </w:pPr>
      <w:r>
        <w:rPr>
          <w:rFonts w:ascii="Times New Roman" w:hAnsi="Times New Roman"/>
          <w:bCs/>
          <w:sz w:val="24"/>
          <w:szCs w:val="24"/>
        </w:rPr>
        <w:lastRenderedPageBreak/>
        <w:tab/>
        <w:t xml:space="preserve">Below, we present </w:t>
      </w:r>
      <w:ins w:id="357" w:author="YongKeun (Paul) Park" w:date="2021-12-29T11:05:00Z">
        <w:r w:rsidR="00941694">
          <w:rPr>
            <w:rFonts w:ascii="Times New Roman" w:hAnsi="Times New Roman"/>
            <w:bCs/>
            <w:sz w:val="24"/>
            <w:szCs w:val="24"/>
          </w:rPr>
          <w:t xml:space="preserve">a </w:t>
        </w:r>
      </w:ins>
      <w:r>
        <w:rPr>
          <w:rFonts w:ascii="Times New Roman" w:hAnsi="Times New Roman"/>
          <w:bCs/>
          <w:sz w:val="24"/>
          <w:szCs w:val="24"/>
        </w:rPr>
        <w:t>visual summary of the symptoms and correction procedure for th</w:t>
      </w:r>
      <w:ins w:id="358" w:author="YongKeun (Paul) Park" w:date="2021-12-29T11:05:00Z">
        <w:r w:rsidR="00941694">
          <w:rPr>
            <w:rFonts w:ascii="Times New Roman" w:hAnsi="Times New Roman" w:hint="eastAsia"/>
            <w:bCs/>
            <w:sz w:val="24"/>
            <w:szCs w:val="24"/>
          </w:rPr>
          <w:t>e</w:t>
        </w:r>
        <w:r w:rsidR="00941694">
          <w:rPr>
            <w:rFonts w:ascii="Times New Roman" w:hAnsi="Times New Roman"/>
            <w:bCs/>
            <w:sz w:val="24"/>
            <w:szCs w:val="24"/>
          </w:rPr>
          <w:t>se</w:t>
        </w:r>
      </w:ins>
      <w:del w:id="359" w:author="YongKeun (Paul) Park" w:date="2021-12-29T11:05:00Z">
        <w:r w:rsidDel="00941694">
          <w:rPr>
            <w:rFonts w:ascii="Times New Roman" w:hAnsi="Times New Roman"/>
            <w:bCs/>
            <w:sz w:val="24"/>
            <w:szCs w:val="24"/>
          </w:rPr>
          <w:delText>is</w:delText>
        </w:r>
      </w:del>
      <w:r>
        <w:rPr>
          <w:rFonts w:ascii="Times New Roman" w:hAnsi="Times New Roman"/>
          <w:bCs/>
          <w:sz w:val="24"/>
          <w:szCs w:val="24"/>
        </w:rPr>
        <w:t xml:space="preserve"> drift phenomena in Fig. </w:t>
      </w:r>
      <w:r w:rsidR="00252F4F">
        <w:rPr>
          <w:rFonts w:ascii="Times New Roman" w:hAnsi="Times New Roman"/>
          <w:bCs/>
          <w:sz w:val="24"/>
          <w:szCs w:val="24"/>
        </w:rPr>
        <w:t>R1</w:t>
      </w:r>
      <w:ins w:id="360" w:author="choi young" w:date="2021-12-29T12:49:00Z">
        <w:r w:rsidR="007E70F7">
          <w:rPr>
            <w:rFonts w:ascii="Times New Roman" w:hAnsi="Times New Roman"/>
            <w:bCs/>
            <w:sz w:val="24"/>
            <w:szCs w:val="24"/>
          </w:rPr>
          <w:t>9</w:t>
        </w:r>
      </w:ins>
      <w:del w:id="361" w:author="choi young" w:date="2021-12-29T12:49:00Z">
        <w:r w:rsidR="00252F4F" w:rsidDel="007E70F7">
          <w:rPr>
            <w:rFonts w:ascii="Times New Roman" w:hAnsi="Times New Roman"/>
            <w:bCs/>
            <w:sz w:val="24"/>
            <w:szCs w:val="24"/>
          </w:rPr>
          <w:delText>8</w:delText>
        </w:r>
      </w:del>
      <w:r w:rsidR="00252F4F">
        <w:rPr>
          <w:rFonts w:ascii="Times New Roman" w:hAnsi="Times New Roman"/>
          <w:bCs/>
          <w:sz w:val="24"/>
          <w:szCs w:val="24"/>
        </w:rPr>
        <w:t>-R2</w:t>
      </w:r>
      <w:ins w:id="362" w:author="choi young" w:date="2021-12-29T12:49:00Z">
        <w:r w:rsidR="007E70F7">
          <w:rPr>
            <w:rFonts w:ascii="Times New Roman" w:hAnsi="Times New Roman"/>
            <w:bCs/>
            <w:sz w:val="24"/>
            <w:szCs w:val="24"/>
          </w:rPr>
          <w:t>2</w:t>
        </w:r>
      </w:ins>
      <w:del w:id="363" w:author="choi young" w:date="2021-12-29T12:49:00Z">
        <w:r w:rsidR="00252F4F" w:rsidDel="007E70F7">
          <w:rPr>
            <w:rFonts w:ascii="Times New Roman" w:hAnsi="Times New Roman"/>
            <w:bCs/>
            <w:sz w:val="24"/>
            <w:szCs w:val="24"/>
          </w:rPr>
          <w:delText>1</w:delText>
        </w:r>
      </w:del>
      <w:r w:rsidR="00252F4F">
        <w:rPr>
          <w:rFonts w:ascii="Times New Roman" w:hAnsi="Times New Roman"/>
          <w:bCs/>
          <w:sz w:val="24"/>
          <w:szCs w:val="24"/>
        </w:rPr>
        <w:t>.</w:t>
      </w:r>
    </w:p>
    <w:p w14:paraId="1F4D56C1" w14:textId="14A222ED" w:rsidR="00D80562" w:rsidRDefault="00894A8C" w:rsidP="00894A8C">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2B2296F8" wp14:editId="041C0847">
            <wp:extent cx="3838031" cy="2377403"/>
            <wp:effectExtent l="19050" t="19050" r="10160" b="23495"/>
            <wp:docPr id="160" name="그림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그림 1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51297" cy="2385620"/>
                    </a:xfrm>
                    <a:prstGeom prst="rect">
                      <a:avLst/>
                    </a:prstGeom>
                    <a:ln>
                      <a:solidFill>
                        <a:schemeClr val="tx1"/>
                      </a:solidFill>
                    </a:ln>
                  </pic:spPr>
                </pic:pic>
              </a:graphicData>
            </a:graphic>
          </wp:inline>
        </w:drawing>
      </w:r>
    </w:p>
    <w:p w14:paraId="64B50BD9" w14:textId="0A59C5F0" w:rsidR="00D80562" w:rsidRPr="00894A8C" w:rsidRDefault="00894A8C" w:rsidP="007C685A">
      <w:pPr>
        <w:spacing w:line="360" w:lineRule="auto"/>
        <w:rPr>
          <w:rFonts w:ascii="Times New Roman" w:hAnsi="Times New Roman"/>
          <w:b/>
          <w:sz w:val="24"/>
          <w:szCs w:val="24"/>
        </w:rPr>
      </w:pPr>
      <w:r w:rsidRPr="00894A8C">
        <w:rPr>
          <w:rFonts w:ascii="Times New Roman" w:hAnsi="Times New Roman" w:hint="eastAsia"/>
          <w:b/>
          <w:sz w:val="24"/>
          <w:szCs w:val="24"/>
        </w:rPr>
        <w:t>F</w:t>
      </w:r>
      <w:r w:rsidRPr="00894A8C">
        <w:rPr>
          <w:rFonts w:ascii="Times New Roman" w:hAnsi="Times New Roman"/>
          <w:b/>
          <w:sz w:val="24"/>
          <w:szCs w:val="24"/>
        </w:rPr>
        <w:t>ig. R1</w:t>
      </w:r>
      <w:ins w:id="364" w:author="choi young" w:date="2021-12-29T12:49:00Z">
        <w:r w:rsidR="007E70F7">
          <w:rPr>
            <w:rFonts w:ascii="Times New Roman" w:hAnsi="Times New Roman"/>
            <w:b/>
            <w:sz w:val="24"/>
            <w:szCs w:val="24"/>
          </w:rPr>
          <w:t>9</w:t>
        </w:r>
      </w:ins>
      <w:del w:id="365" w:author="choi young" w:date="2021-12-29T12:49:00Z">
        <w:r w:rsidRPr="00894A8C" w:rsidDel="007E70F7">
          <w:rPr>
            <w:rFonts w:ascii="Times New Roman" w:hAnsi="Times New Roman"/>
            <w:b/>
            <w:sz w:val="24"/>
            <w:szCs w:val="24"/>
          </w:rPr>
          <w:delText>8</w:delText>
        </w:r>
      </w:del>
      <w:r w:rsidRPr="00894A8C">
        <w:rPr>
          <w:rFonts w:ascii="Times New Roman" w:hAnsi="Times New Roman"/>
          <w:b/>
          <w:sz w:val="24"/>
          <w:szCs w:val="24"/>
        </w:rPr>
        <w:t xml:space="preserve">. Detrimental effects of axial drift on acquired image stack monitored by (max – min) signal contrast decay over entire acquisition time. Auto-focus locking system is implemented to cure this axial drift and thus to ensure stationary fluctuation. </w:t>
      </w:r>
    </w:p>
    <w:p w14:paraId="3E2C5BD5" w14:textId="3B4BB41E" w:rsidR="00D80562" w:rsidRDefault="00894A8C" w:rsidP="007C685A">
      <w:pPr>
        <w:spacing w:line="360" w:lineRule="auto"/>
        <w:rPr>
          <w:rFonts w:ascii="Times New Roman" w:hAnsi="Times New Roman"/>
          <w:bCs/>
          <w:sz w:val="24"/>
          <w:szCs w:val="24"/>
        </w:rPr>
      </w:pPr>
      <w:r>
        <w:rPr>
          <w:rFonts w:ascii="Times New Roman" w:hAnsi="Times New Roman"/>
          <w:bCs/>
          <w:noProof/>
          <w:sz w:val="24"/>
          <w:szCs w:val="24"/>
        </w:rPr>
        <w:drawing>
          <wp:inline distT="0" distB="0" distL="0" distR="0" wp14:anchorId="6249C0EF" wp14:editId="7372E407">
            <wp:extent cx="5731510" cy="3518535"/>
            <wp:effectExtent l="19050" t="19050" r="21590" b="24765"/>
            <wp:docPr id="161" name="그림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그림 161"/>
                    <pic:cNvPicPr/>
                  </pic:nvPicPr>
                  <pic:blipFill>
                    <a:blip r:embed="rId34">
                      <a:extLst>
                        <a:ext uri="{28A0092B-C50C-407E-A947-70E740481C1C}">
                          <a14:useLocalDpi xmlns:a14="http://schemas.microsoft.com/office/drawing/2010/main" val="0"/>
                        </a:ext>
                      </a:extLst>
                    </a:blip>
                    <a:stretch>
                      <a:fillRect/>
                    </a:stretch>
                  </pic:blipFill>
                  <pic:spPr>
                    <a:xfrm>
                      <a:off x="0" y="0"/>
                      <a:ext cx="5731510" cy="3518535"/>
                    </a:xfrm>
                    <a:prstGeom prst="rect">
                      <a:avLst/>
                    </a:prstGeom>
                    <a:ln>
                      <a:solidFill>
                        <a:schemeClr val="tx1"/>
                      </a:solidFill>
                    </a:ln>
                  </pic:spPr>
                </pic:pic>
              </a:graphicData>
            </a:graphic>
          </wp:inline>
        </w:drawing>
      </w:r>
    </w:p>
    <w:p w14:paraId="25D535E0" w14:textId="6CCF6E98" w:rsidR="00894A8C" w:rsidRPr="00252F4F" w:rsidRDefault="00894A8C" w:rsidP="007C685A">
      <w:pPr>
        <w:spacing w:line="360" w:lineRule="auto"/>
        <w:rPr>
          <w:rFonts w:ascii="Times New Roman" w:hAnsi="Times New Roman"/>
          <w:b/>
          <w:sz w:val="24"/>
          <w:szCs w:val="24"/>
        </w:rPr>
      </w:pPr>
      <w:r w:rsidRPr="00252F4F">
        <w:rPr>
          <w:rFonts w:ascii="Times New Roman" w:hAnsi="Times New Roman" w:hint="eastAsia"/>
          <w:b/>
          <w:sz w:val="24"/>
          <w:szCs w:val="24"/>
        </w:rPr>
        <w:t>F</w:t>
      </w:r>
      <w:r w:rsidRPr="00252F4F">
        <w:rPr>
          <w:rFonts w:ascii="Times New Roman" w:hAnsi="Times New Roman"/>
          <w:b/>
          <w:sz w:val="24"/>
          <w:szCs w:val="24"/>
        </w:rPr>
        <w:t>ig. R</w:t>
      </w:r>
      <w:ins w:id="366" w:author="choi young" w:date="2021-12-29T12:49:00Z">
        <w:r w:rsidR="007E70F7">
          <w:rPr>
            <w:rFonts w:ascii="Times New Roman" w:hAnsi="Times New Roman"/>
            <w:b/>
            <w:sz w:val="24"/>
            <w:szCs w:val="24"/>
          </w:rPr>
          <w:t>20</w:t>
        </w:r>
      </w:ins>
      <w:del w:id="367" w:author="choi young" w:date="2021-12-29T12:49:00Z">
        <w:r w:rsidRPr="00252F4F" w:rsidDel="007E70F7">
          <w:rPr>
            <w:rFonts w:ascii="Times New Roman" w:hAnsi="Times New Roman"/>
            <w:b/>
            <w:sz w:val="24"/>
            <w:szCs w:val="24"/>
          </w:rPr>
          <w:delText>19</w:delText>
        </w:r>
      </w:del>
      <w:r w:rsidRPr="00252F4F">
        <w:rPr>
          <w:rFonts w:ascii="Times New Roman" w:hAnsi="Times New Roman"/>
          <w:b/>
          <w:sz w:val="24"/>
          <w:szCs w:val="24"/>
        </w:rPr>
        <w:t>. An example of how axial drift breaches stationary assumption every ten minutes of diffraction-limited fluoresce</w:t>
      </w:r>
      <w:r w:rsidR="00252F4F" w:rsidRPr="00252F4F">
        <w:rPr>
          <w:rFonts w:ascii="Times New Roman" w:hAnsi="Times New Roman"/>
          <w:b/>
          <w:sz w:val="24"/>
          <w:szCs w:val="24"/>
        </w:rPr>
        <w:t>n</w:t>
      </w:r>
      <w:r w:rsidRPr="00252F4F">
        <w:rPr>
          <w:rFonts w:ascii="Times New Roman" w:hAnsi="Times New Roman"/>
          <w:b/>
          <w:sz w:val="24"/>
          <w:szCs w:val="24"/>
        </w:rPr>
        <w:t>ce image acquisitions.</w:t>
      </w:r>
    </w:p>
    <w:p w14:paraId="1A796556" w14:textId="42340096" w:rsidR="00894A8C" w:rsidRDefault="002C1C23" w:rsidP="007C685A">
      <w:pPr>
        <w:spacing w:line="360" w:lineRule="auto"/>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60074C76" wp14:editId="66A2D5B5">
            <wp:extent cx="5731510" cy="3560445"/>
            <wp:effectExtent l="19050" t="19050" r="21590" b="20955"/>
            <wp:docPr id="162" name="그림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그림 162"/>
                    <pic:cNvPicPr/>
                  </pic:nvPicPr>
                  <pic:blipFill>
                    <a:blip r:embed="rId35">
                      <a:extLst>
                        <a:ext uri="{28A0092B-C50C-407E-A947-70E740481C1C}">
                          <a14:useLocalDpi xmlns:a14="http://schemas.microsoft.com/office/drawing/2010/main" val="0"/>
                        </a:ext>
                      </a:extLst>
                    </a:blip>
                    <a:stretch>
                      <a:fillRect/>
                    </a:stretch>
                  </pic:blipFill>
                  <pic:spPr>
                    <a:xfrm>
                      <a:off x="0" y="0"/>
                      <a:ext cx="5731510" cy="3560445"/>
                    </a:xfrm>
                    <a:prstGeom prst="rect">
                      <a:avLst/>
                    </a:prstGeom>
                    <a:ln>
                      <a:solidFill>
                        <a:schemeClr val="tx1"/>
                      </a:solidFill>
                    </a:ln>
                  </pic:spPr>
                </pic:pic>
              </a:graphicData>
            </a:graphic>
          </wp:inline>
        </w:drawing>
      </w:r>
    </w:p>
    <w:p w14:paraId="141AA406" w14:textId="14E5FA8E" w:rsidR="002C1C23" w:rsidRPr="002C1C23" w:rsidRDefault="002C1C23" w:rsidP="007C685A">
      <w:pPr>
        <w:spacing w:line="360" w:lineRule="auto"/>
        <w:rPr>
          <w:rFonts w:ascii="Times New Roman" w:hAnsi="Times New Roman"/>
          <w:b/>
          <w:sz w:val="24"/>
          <w:szCs w:val="24"/>
        </w:rPr>
      </w:pPr>
      <w:r w:rsidRPr="002C1C23">
        <w:rPr>
          <w:rFonts w:ascii="Times New Roman" w:hAnsi="Times New Roman" w:hint="eastAsia"/>
          <w:b/>
          <w:sz w:val="24"/>
          <w:szCs w:val="24"/>
        </w:rPr>
        <w:t>F</w:t>
      </w:r>
      <w:r w:rsidRPr="002C1C23">
        <w:rPr>
          <w:rFonts w:ascii="Times New Roman" w:hAnsi="Times New Roman"/>
          <w:b/>
          <w:sz w:val="24"/>
          <w:szCs w:val="24"/>
        </w:rPr>
        <w:t>ig. R2</w:t>
      </w:r>
      <w:ins w:id="368" w:author="choi young" w:date="2021-12-29T12:49:00Z">
        <w:r w:rsidR="007E70F7">
          <w:rPr>
            <w:rFonts w:ascii="Times New Roman" w:hAnsi="Times New Roman"/>
            <w:b/>
            <w:sz w:val="24"/>
            <w:szCs w:val="24"/>
          </w:rPr>
          <w:t>1</w:t>
        </w:r>
      </w:ins>
      <w:del w:id="369" w:author="choi young" w:date="2021-12-29T12:49:00Z">
        <w:r w:rsidRPr="002C1C23" w:rsidDel="007E70F7">
          <w:rPr>
            <w:rFonts w:ascii="Times New Roman" w:hAnsi="Times New Roman"/>
            <w:b/>
            <w:sz w:val="24"/>
            <w:szCs w:val="24"/>
          </w:rPr>
          <w:delText>0</w:delText>
        </w:r>
      </w:del>
      <w:r w:rsidRPr="002C1C23">
        <w:rPr>
          <w:rFonts w:ascii="Times New Roman" w:hAnsi="Times New Roman"/>
          <w:b/>
          <w:sz w:val="24"/>
          <w:szCs w:val="24"/>
        </w:rPr>
        <w:t>. Illustration of the lateral drift correction by cross-correlation detection implemented in sub-pixel registration algorithm.</w:t>
      </w:r>
    </w:p>
    <w:p w14:paraId="7A6CDB86" w14:textId="6F925FB2" w:rsidR="002C1C23" w:rsidRDefault="002C1C23" w:rsidP="002C1C23">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5D6E2B38" wp14:editId="6C6A92A9">
            <wp:extent cx="5143681" cy="3195282"/>
            <wp:effectExtent l="19050" t="19050" r="19050" b="24765"/>
            <wp:docPr id="163" name="그림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그림 163"/>
                    <pic:cNvPicPr/>
                  </pic:nvPicPr>
                  <pic:blipFill>
                    <a:blip r:embed="rId36">
                      <a:extLst>
                        <a:ext uri="{28A0092B-C50C-407E-A947-70E740481C1C}">
                          <a14:useLocalDpi xmlns:a14="http://schemas.microsoft.com/office/drawing/2010/main" val="0"/>
                        </a:ext>
                      </a:extLst>
                    </a:blip>
                    <a:stretch>
                      <a:fillRect/>
                    </a:stretch>
                  </pic:blipFill>
                  <pic:spPr>
                    <a:xfrm>
                      <a:off x="0" y="0"/>
                      <a:ext cx="5149939" cy="3199170"/>
                    </a:xfrm>
                    <a:prstGeom prst="rect">
                      <a:avLst/>
                    </a:prstGeom>
                    <a:ln>
                      <a:solidFill>
                        <a:schemeClr val="tx1"/>
                      </a:solidFill>
                    </a:ln>
                  </pic:spPr>
                </pic:pic>
              </a:graphicData>
            </a:graphic>
          </wp:inline>
        </w:drawing>
      </w:r>
    </w:p>
    <w:p w14:paraId="34E6643F" w14:textId="189A81DB" w:rsidR="002C1C23" w:rsidRPr="002C1C23" w:rsidRDefault="002C1C23" w:rsidP="007C685A">
      <w:pPr>
        <w:spacing w:line="360" w:lineRule="auto"/>
        <w:rPr>
          <w:rFonts w:ascii="Times New Roman" w:hAnsi="Times New Roman"/>
          <w:b/>
          <w:sz w:val="24"/>
          <w:szCs w:val="24"/>
        </w:rPr>
      </w:pPr>
      <w:r w:rsidRPr="002C1C23">
        <w:rPr>
          <w:rFonts w:ascii="Times New Roman" w:hAnsi="Times New Roman" w:hint="eastAsia"/>
          <w:b/>
          <w:sz w:val="24"/>
          <w:szCs w:val="24"/>
        </w:rPr>
        <w:t>F</w:t>
      </w:r>
      <w:r w:rsidRPr="002C1C23">
        <w:rPr>
          <w:rFonts w:ascii="Times New Roman" w:hAnsi="Times New Roman"/>
          <w:b/>
          <w:sz w:val="24"/>
          <w:szCs w:val="24"/>
        </w:rPr>
        <w:t>ig. R2</w:t>
      </w:r>
      <w:ins w:id="370" w:author="choi young" w:date="2021-12-29T12:49:00Z">
        <w:r w:rsidR="007E70F7">
          <w:rPr>
            <w:rFonts w:ascii="Times New Roman" w:hAnsi="Times New Roman"/>
            <w:b/>
            <w:sz w:val="24"/>
            <w:szCs w:val="24"/>
          </w:rPr>
          <w:t>2</w:t>
        </w:r>
      </w:ins>
      <w:del w:id="371" w:author="choi young" w:date="2021-12-29T12:49:00Z">
        <w:r w:rsidRPr="002C1C23" w:rsidDel="007E70F7">
          <w:rPr>
            <w:rFonts w:ascii="Times New Roman" w:hAnsi="Times New Roman"/>
            <w:b/>
            <w:sz w:val="24"/>
            <w:szCs w:val="24"/>
          </w:rPr>
          <w:delText>1</w:delText>
        </w:r>
      </w:del>
      <w:r w:rsidRPr="002C1C23">
        <w:rPr>
          <w:rFonts w:ascii="Times New Roman" w:hAnsi="Times New Roman"/>
          <w:b/>
          <w:sz w:val="24"/>
          <w:szCs w:val="24"/>
        </w:rPr>
        <w:t>. The lateral drift correction procedure with the sub-pixel registration algorithm suggested in Fig. R2</w:t>
      </w:r>
      <w:ins w:id="372" w:author="choi young" w:date="2021-12-29T12:50:00Z">
        <w:r w:rsidR="007E70F7">
          <w:rPr>
            <w:rFonts w:ascii="Times New Roman" w:hAnsi="Times New Roman"/>
            <w:b/>
            <w:sz w:val="24"/>
            <w:szCs w:val="24"/>
          </w:rPr>
          <w:t>1</w:t>
        </w:r>
      </w:ins>
      <w:del w:id="373" w:author="choi young" w:date="2021-12-29T12:50:00Z">
        <w:r w:rsidRPr="002C1C23" w:rsidDel="007E70F7">
          <w:rPr>
            <w:rFonts w:ascii="Times New Roman" w:hAnsi="Times New Roman"/>
            <w:b/>
            <w:sz w:val="24"/>
            <w:szCs w:val="24"/>
          </w:rPr>
          <w:delText>0</w:delText>
        </w:r>
      </w:del>
      <w:r w:rsidRPr="002C1C23">
        <w:rPr>
          <w:rFonts w:ascii="Times New Roman" w:hAnsi="Times New Roman"/>
          <w:b/>
          <w:sz w:val="24"/>
          <w:szCs w:val="24"/>
        </w:rPr>
        <w:t>.</w:t>
      </w:r>
    </w:p>
    <w:p w14:paraId="058FD680" w14:textId="7CFA9A2E" w:rsidR="00034426" w:rsidRDefault="00034426" w:rsidP="00034426">
      <w:pPr>
        <w:spacing w:line="360" w:lineRule="auto"/>
        <w:rPr>
          <w:rFonts w:ascii="Times New Roman" w:hAnsi="Times New Roman"/>
          <w:bCs/>
          <w:sz w:val="24"/>
          <w:szCs w:val="24"/>
        </w:rPr>
      </w:pPr>
      <w:r>
        <w:rPr>
          <w:rFonts w:ascii="Times New Roman" w:hAnsi="Times New Roman" w:hint="eastAsia"/>
          <w:bCs/>
          <w:sz w:val="24"/>
          <w:szCs w:val="24"/>
        </w:rPr>
        <w:lastRenderedPageBreak/>
        <w:t>R</w:t>
      </w:r>
      <w:r>
        <w:rPr>
          <w:rFonts w:ascii="Times New Roman" w:hAnsi="Times New Roman"/>
          <w:bCs/>
          <w:sz w:val="24"/>
          <w:szCs w:val="24"/>
        </w:rPr>
        <w:t>1.3.3.6. Practical issues that determine the final SNR and resolution of the NS-SOFI image: 4) Need for in-situ near-field speckle intensity profiling methods without NSOM.</w:t>
      </w:r>
    </w:p>
    <w:p w14:paraId="7001116D" w14:textId="504C0A0F" w:rsidR="00034426" w:rsidRPr="00DB4EE5" w:rsidRDefault="00DB4EE5" w:rsidP="00DB4EE5">
      <w:pPr>
        <w:spacing w:line="360" w:lineRule="auto"/>
        <w:jc w:val="center"/>
        <w:rPr>
          <w:rFonts w:ascii="Times New Roman" w:hAnsi="Times New Roman"/>
          <w:bCs/>
          <w:sz w:val="24"/>
          <w:szCs w:val="24"/>
        </w:rPr>
      </w:pPr>
      <w:r>
        <w:rPr>
          <w:rFonts w:ascii="Times New Roman" w:hAnsi="Times New Roman" w:hint="eastAsia"/>
          <w:bCs/>
          <w:noProof/>
          <w:sz w:val="24"/>
          <w:szCs w:val="24"/>
        </w:rPr>
        <w:drawing>
          <wp:inline distT="0" distB="0" distL="0" distR="0" wp14:anchorId="102ABA9E" wp14:editId="4AE6565E">
            <wp:extent cx="4146843" cy="2061937"/>
            <wp:effectExtent l="19050" t="19050" r="25400" b="14605"/>
            <wp:docPr id="164" name="그림 164"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그림 164" descr="테이블이(가) 표시된 사진&#10;&#10;자동 생성된 설명"/>
                    <pic:cNvPicPr/>
                  </pic:nvPicPr>
                  <pic:blipFill>
                    <a:blip r:embed="rId37">
                      <a:extLst>
                        <a:ext uri="{28A0092B-C50C-407E-A947-70E740481C1C}">
                          <a14:useLocalDpi xmlns:a14="http://schemas.microsoft.com/office/drawing/2010/main" val="0"/>
                        </a:ext>
                      </a:extLst>
                    </a:blip>
                    <a:stretch>
                      <a:fillRect/>
                    </a:stretch>
                  </pic:blipFill>
                  <pic:spPr>
                    <a:xfrm>
                      <a:off x="0" y="0"/>
                      <a:ext cx="4157848" cy="2067409"/>
                    </a:xfrm>
                    <a:prstGeom prst="rect">
                      <a:avLst/>
                    </a:prstGeom>
                    <a:ln>
                      <a:solidFill>
                        <a:schemeClr val="tx1"/>
                      </a:solidFill>
                    </a:ln>
                  </pic:spPr>
                </pic:pic>
              </a:graphicData>
            </a:graphic>
          </wp:inline>
        </w:drawing>
      </w:r>
    </w:p>
    <w:p w14:paraId="7ECD87F9" w14:textId="3EBBB3AF" w:rsidR="00034426" w:rsidRDefault="00DB4EE5" w:rsidP="007C685A">
      <w:pPr>
        <w:spacing w:line="360" w:lineRule="auto"/>
        <w:rPr>
          <w:rFonts w:ascii="Times New Roman" w:hAnsi="Times New Roman"/>
          <w:b/>
          <w:sz w:val="24"/>
          <w:szCs w:val="24"/>
        </w:rPr>
      </w:pPr>
      <w:r w:rsidRPr="00DB4EE5">
        <w:rPr>
          <w:rFonts w:ascii="Times New Roman" w:hAnsi="Times New Roman" w:hint="eastAsia"/>
          <w:b/>
          <w:sz w:val="24"/>
          <w:szCs w:val="24"/>
        </w:rPr>
        <w:t>F</w:t>
      </w:r>
      <w:r w:rsidRPr="00DB4EE5">
        <w:rPr>
          <w:rFonts w:ascii="Times New Roman" w:hAnsi="Times New Roman"/>
          <w:b/>
          <w:sz w:val="24"/>
          <w:szCs w:val="24"/>
        </w:rPr>
        <w:t>ig. R2</w:t>
      </w:r>
      <w:del w:id="374" w:author="choi young" w:date="2021-12-29T12:50:00Z">
        <w:r w:rsidRPr="00DB4EE5" w:rsidDel="00B31ADC">
          <w:rPr>
            <w:rFonts w:ascii="Times New Roman" w:hAnsi="Times New Roman"/>
            <w:b/>
            <w:sz w:val="24"/>
            <w:szCs w:val="24"/>
          </w:rPr>
          <w:delText>2</w:delText>
        </w:r>
      </w:del>
      <w:ins w:id="375" w:author="choi young" w:date="2021-12-29T12:50:00Z">
        <w:r w:rsidR="00B31ADC">
          <w:rPr>
            <w:rFonts w:ascii="Times New Roman" w:hAnsi="Times New Roman"/>
            <w:b/>
            <w:sz w:val="24"/>
            <w:szCs w:val="24"/>
          </w:rPr>
          <w:t>3</w:t>
        </w:r>
      </w:ins>
      <w:r w:rsidRPr="00DB4EE5">
        <w:rPr>
          <w:rFonts w:ascii="Times New Roman" w:hAnsi="Times New Roman"/>
          <w:b/>
          <w:sz w:val="24"/>
          <w:szCs w:val="24"/>
        </w:rPr>
        <w:t xml:space="preserve">. </w:t>
      </w:r>
      <w:r>
        <w:rPr>
          <w:rFonts w:ascii="Times New Roman" w:hAnsi="Times New Roman"/>
          <w:b/>
          <w:sz w:val="24"/>
          <w:szCs w:val="24"/>
        </w:rPr>
        <w:t>Need for in-situ profiling of near-field speckle intensity.</w:t>
      </w:r>
    </w:p>
    <w:p w14:paraId="6E8306D5" w14:textId="0902692C" w:rsidR="00380A89" w:rsidRPr="00380A89" w:rsidRDefault="00380A89" w:rsidP="007C685A">
      <w:pPr>
        <w:spacing w:line="360" w:lineRule="auto"/>
        <w:rPr>
          <w:rFonts w:ascii="Times New Roman" w:hAnsi="Times New Roman"/>
          <w:bCs/>
          <w:sz w:val="24"/>
          <w:szCs w:val="24"/>
        </w:rPr>
      </w:pPr>
      <w:r>
        <w:rPr>
          <w:rFonts w:ascii="Times New Roman" w:hAnsi="Times New Roman"/>
          <w:b/>
          <w:sz w:val="24"/>
          <w:szCs w:val="24"/>
        </w:rPr>
        <w:tab/>
      </w:r>
      <w:r w:rsidRPr="00380A89">
        <w:rPr>
          <w:rFonts w:ascii="Times New Roman" w:hAnsi="Times New Roman"/>
          <w:bCs/>
          <w:sz w:val="24"/>
          <w:szCs w:val="24"/>
        </w:rPr>
        <w:t xml:space="preserve">As the </w:t>
      </w:r>
      <w:r>
        <w:rPr>
          <w:rFonts w:ascii="Times New Roman" w:hAnsi="Times New Roman"/>
          <w:bCs/>
          <w:sz w:val="24"/>
          <w:szCs w:val="24"/>
        </w:rPr>
        <w:t xml:space="preserve">last experimental factor that affects final NS-SOFI performance, intensity profiles of dynamic near-field speckle patterns should be probed with direct, in-situ methods other than near-field scanning optical </w:t>
      </w:r>
      <w:proofErr w:type="gramStart"/>
      <w:r>
        <w:rPr>
          <w:rFonts w:ascii="Times New Roman" w:hAnsi="Times New Roman"/>
          <w:bCs/>
          <w:sz w:val="24"/>
          <w:szCs w:val="24"/>
        </w:rPr>
        <w:t>microscopes</w:t>
      </w:r>
      <w:ins w:id="376" w:author="choi young" w:date="2021-12-29T12:50:00Z">
        <w:r w:rsidR="00B31ADC">
          <w:rPr>
            <w:rFonts w:ascii="Times New Roman" w:hAnsi="Times New Roman"/>
            <w:bCs/>
            <w:sz w:val="24"/>
            <w:szCs w:val="24"/>
          </w:rPr>
          <w:t>(</w:t>
        </w:r>
        <w:proofErr w:type="gramEnd"/>
        <w:r w:rsidR="00B31ADC">
          <w:rPr>
            <w:rFonts w:ascii="Times New Roman" w:hAnsi="Times New Roman"/>
            <w:bCs/>
            <w:sz w:val="24"/>
            <w:szCs w:val="24"/>
          </w:rPr>
          <w:t>NSOM)</w:t>
        </w:r>
      </w:ins>
      <w:r>
        <w:rPr>
          <w:rFonts w:ascii="Times New Roman" w:hAnsi="Times New Roman"/>
          <w:bCs/>
          <w:sz w:val="24"/>
          <w:szCs w:val="24"/>
        </w:rPr>
        <w:t xml:space="preserve">, which cannot be adapted in the current NS-SOFI imaging setup.  </w:t>
      </w:r>
    </w:p>
    <w:p w14:paraId="393EA8BD" w14:textId="3393F078" w:rsidR="00DB4EE5" w:rsidRDefault="00DB4EE5" w:rsidP="00DB4EE5">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4D7CFAB8" wp14:editId="702F3450">
            <wp:extent cx="4008622" cy="2437772"/>
            <wp:effectExtent l="19050" t="19050" r="11430" b="19685"/>
            <wp:docPr id="165" name="그림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그림 16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022034" cy="2445928"/>
                    </a:xfrm>
                    <a:prstGeom prst="rect">
                      <a:avLst/>
                    </a:prstGeom>
                    <a:ln>
                      <a:solidFill>
                        <a:schemeClr val="tx1"/>
                      </a:solidFill>
                    </a:ln>
                  </pic:spPr>
                </pic:pic>
              </a:graphicData>
            </a:graphic>
          </wp:inline>
        </w:drawing>
      </w:r>
    </w:p>
    <w:p w14:paraId="3E3D680E" w14:textId="0A3DD29B" w:rsidR="00DB4EE5" w:rsidRDefault="00380A89" w:rsidP="007C685A">
      <w:pPr>
        <w:spacing w:line="360" w:lineRule="auto"/>
        <w:rPr>
          <w:rFonts w:ascii="Times New Roman" w:hAnsi="Times New Roman"/>
          <w:b/>
          <w:sz w:val="24"/>
          <w:szCs w:val="24"/>
        </w:rPr>
      </w:pPr>
      <w:r w:rsidRPr="00380A89">
        <w:rPr>
          <w:rFonts w:ascii="Times New Roman" w:hAnsi="Times New Roman" w:hint="eastAsia"/>
          <w:b/>
          <w:sz w:val="24"/>
          <w:szCs w:val="24"/>
        </w:rPr>
        <w:t>F</w:t>
      </w:r>
      <w:r w:rsidRPr="00380A89">
        <w:rPr>
          <w:rFonts w:ascii="Times New Roman" w:hAnsi="Times New Roman"/>
          <w:b/>
          <w:sz w:val="24"/>
          <w:szCs w:val="24"/>
        </w:rPr>
        <w:t>ig. R2</w:t>
      </w:r>
      <w:del w:id="377" w:author="choi young" w:date="2021-12-29T12:50:00Z">
        <w:r w:rsidRPr="00380A89" w:rsidDel="00B31ADC">
          <w:rPr>
            <w:rFonts w:ascii="Times New Roman" w:hAnsi="Times New Roman"/>
            <w:b/>
            <w:sz w:val="24"/>
            <w:szCs w:val="24"/>
          </w:rPr>
          <w:delText>3</w:delText>
        </w:r>
      </w:del>
      <w:ins w:id="378" w:author="choi young" w:date="2021-12-29T12:50:00Z">
        <w:r w:rsidR="00B31ADC">
          <w:rPr>
            <w:rFonts w:ascii="Times New Roman" w:hAnsi="Times New Roman"/>
            <w:b/>
            <w:sz w:val="24"/>
            <w:szCs w:val="24"/>
          </w:rPr>
          <w:t>4</w:t>
        </w:r>
      </w:ins>
      <w:r w:rsidRPr="00380A89">
        <w:rPr>
          <w:rFonts w:ascii="Times New Roman" w:hAnsi="Times New Roman"/>
          <w:b/>
          <w:sz w:val="24"/>
          <w:szCs w:val="24"/>
        </w:rPr>
        <w:t xml:space="preserve">. Failure scenarios for NS-SOFI imaging with fluorescent beads (left) and ruler-arranged quantum dots (right). These hypothetical situations </w:t>
      </w:r>
      <w:r>
        <w:rPr>
          <w:rFonts w:ascii="Times New Roman" w:hAnsi="Times New Roman"/>
          <w:b/>
          <w:sz w:val="24"/>
          <w:szCs w:val="24"/>
        </w:rPr>
        <w:t xml:space="preserve">are </w:t>
      </w:r>
      <w:r w:rsidRPr="00380A89">
        <w:rPr>
          <w:rFonts w:ascii="Times New Roman" w:hAnsi="Times New Roman"/>
          <w:b/>
          <w:sz w:val="24"/>
          <w:szCs w:val="24"/>
        </w:rPr>
        <w:t>unavoidable with our disordered substrates</w:t>
      </w:r>
      <w:r>
        <w:rPr>
          <w:rFonts w:ascii="Times New Roman" w:hAnsi="Times New Roman"/>
          <w:b/>
          <w:sz w:val="24"/>
          <w:szCs w:val="24"/>
        </w:rPr>
        <w:t>.</w:t>
      </w:r>
    </w:p>
    <w:p w14:paraId="27C2898E" w14:textId="2460A5B7" w:rsidR="00380A89" w:rsidRDefault="00380A89" w:rsidP="007C685A">
      <w:pPr>
        <w:spacing w:line="360" w:lineRule="auto"/>
        <w:rPr>
          <w:rFonts w:ascii="Times New Roman" w:hAnsi="Times New Roman"/>
          <w:bCs/>
          <w:sz w:val="24"/>
          <w:szCs w:val="24"/>
        </w:rPr>
      </w:pPr>
      <w:r>
        <w:rPr>
          <w:rFonts w:ascii="Times New Roman" w:hAnsi="Times New Roman"/>
          <w:b/>
          <w:sz w:val="24"/>
          <w:szCs w:val="24"/>
        </w:rPr>
        <w:tab/>
      </w:r>
      <w:r w:rsidR="00BA6AB4" w:rsidRPr="00BA6AB4">
        <w:rPr>
          <w:rFonts w:ascii="Times New Roman" w:hAnsi="Times New Roman"/>
          <w:bCs/>
          <w:sz w:val="24"/>
          <w:szCs w:val="24"/>
        </w:rPr>
        <w:t>Fig. R2</w:t>
      </w:r>
      <w:del w:id="379" w:author="choi young" w:date="2021-12-29T12:51:00Z">
        <w:r w:rsidR="00BA6AB4" w:rsidRPr="00BA6AB4" w:rsidDel="00115555">
          <w:rPr>
            <w:rFonts w:ascii="Times New Roman" w:hAnsi="Times New Roman"/>
            <w:bCs/>
            <w:sz w:val="24"/>
            <w:szCs w:val="24"/>
          </w:rPr>
          <w:delText>3</w:delText>
        </w:r>
      </w:del>
      <w:ins w:id="380" w:author="choi young" w:date="2021-12-29T12:51:00Z">
        <w:r w:rsidR="00115555">
          <w:rPr>
            <w:rFonts w:ascii="Times New Roman" w:hAnsi="Times New Roman"/>
            <w:bCs/>
            <w:sz w:val="24"/>
            <w:szCs w:val="24"/>
          </w:rPr>
          <w:t>4</w:t>
        </w:r>
      </w:ins>
      <w:r w:rsidR="00BA6AB4">
        <w:rPr>
          <w:rFonts w:ascii="Times New Roman" w:hAnsi="Times New Roman"/>
          <w:bCs/>
          <w:sz w:val="24"/>
          <w:szCs w:val="24"/>
        </w:rPr>
        <w:t xml:space="preserve"> depicts two hypothetical scenarios potentially leading to </w:t>
      </w:r>
      <w:ins w:id="381" w:author="YongKeun (Paul) Park" w:date="2021-12-29T11:05:00Z">
        <w:r w:rsidR="00941694">
          <w:rPr>
            <w:rFonts w:ascii="Times New Roman" w:hAnsi="Times New Roman"/>
            <w:bCs/>
            <w:sz w:val="24"/>
            <w:szCs w:val="24"/>
          </w:rPr>
          <w:t xml:space="preserve">the </w:t>
        </w:r>
      </w:ins>
      <w:r w:rsidR="00BA6AB4">
        <w:rPr>
          <w:rFonts w:ascii="Times New Roman" w:hAnsi="Times New Roman"/>
          <w:bCs/>
          <w:sz w:val="24"/>
          <w:szCs w:val="24"/>
        </w:rPr>
        <w:t xml:space="preserve">failure of </w:t>
      </w:r>
      <w:ins w:id="382" w:author="YongKeun (Paul) Park" w:date="2021-12-29T11:05:00Z">
        <w:r w:rsidR="00941694">
          <w:rPr>
            <w:rFonts w:ascii="Times New Roman" w:hAnsi="Times New Roman"/>
            <w:bCs/>
            <w:sz w:val="24"/>
            <w:szCs w:val="24"/>
          </w:rPr>
          <w:t xml:space="preserve">the </w:t>
        </w:r>
      </w:ins>
      <w:r w:rsidR="00BA6AB4">
        <w:rPr>
          <w:rFonts w:ascii="Times New Roman" w:hAnsi="Times New Roman"/>
          <w:bCs/>
          <w:sz w:val="24"/>
          <w:szCs w:val="24"/>
        </w:rPr>
        <w:t xml:space="preserve">NS-SOFI-based super-resolution imaging. For instance, our disordered substrate composed of </w:t>
      </w:r>
      <w:r w:rsidR="00BA6AB4">
        <w:rPr>
          <w:rFonts w:ascii="Times New Roman" w:hAnsi="Times New Roman"/>
          <w:bCs/>
          <w:sz w:val="24"/>
          <w:szCs w:val="24"/>
        </w:rPr>
        <w:lastRenderedPageBreak/>
        <w:t xml:space="preserve">3D random distribution of dielectric nanoparticles </w:t>
      </w:r>
      <w:del w:id="383" w:author="YongKeun (Paul) Park" w:date="2021-12-29T11:06:00Z">
        <w:r w:rsidR="00BA6AB4" w:rsidDel="00941694">
          <w:rPr>
            <w:rFonts w:ascii="Times New Roman" w:hAnsi="Times New Roman"/>
            <w:bCs/>
            <w:sz w:val="24"/>
            <w:szCs w:val="24"/>
          </w:rPr>
          <w:delText xml:space="preserve">have </w:delText>
        </w:r>
      </w:del>
      <w:ins w:id="384" w:author="YongKeun (Paul) Park" w:date="2021-12-29T11:06:00Z">
        <w:r w:rsidR="00941694">
          <w:rPr>
            <w:rFonts w:ascii="Times New Roman" w:hAnsi="Times New Roman"/>
            <w:bCs/>
            <w:sz w:val="24"/>
            <w:szCs w:val="24"/>
          </w:rPr>
          <w:t xml:space="preserve">has </w:t>
        </w:r>
      </w:ins>
      <w:r w:rsidR="00BA6AB4">
        <w:rPr>
          <w:rFonts w:ascii="Times New Roman" w:hAnsi="Times New Roman"/>
          <w:bCs/>
          <w:sz w:val="24"/>
          <w:szCs w:val="24"/>
        </w:rPr>
        <w:t xml:space="preserve">highly uneven surface topography at the sample plane, as evidenced by uneven focusing of fluorescent beads situated in the same field-of-view, which was occasionally problematic before acquiring the results in Fig. 5. In </w:t>
      </w:r>
      <w:ins w:id="385" w:author="YongKeun (Paul) Park" w:date="2021-12-29T11:06:00Z">
        <w:r w:rsidR="00941694">
          <w:rPr>
            <w:rFonts w:ascii="Times New Roman" w:hAnsi="Times New Roman"/>
            <w:bCs/>
            <w:sz w:val="24"/>
            <w:szCs w:val="24"/>
          </w:rPr>
          <w:t xml:space="preserve">the </w:t>
        </w:r>
      </w:ins>
      <w:r w:rsidR="00BA6AB4">
        <w:rPr>
          <w:rFonts w:ascii="Times New Roman" w:hAnsi="Times New Roman"/>
          <w:bCs/>
          <w:sz w:val="24"/>
          <w:szCs w:val="24"/>
        </w:rPr>
        <w:t xml:space="preserve">case of quantum dots on ruler patterns in Fig. 4, focused ion </w:t>
      </w:r>
      <w:proofErr w:type="gramStart"/>
      <w:r w:rsidR="00BA6AB4">
        <w:rPr>
          <w:rFonts w:ascii="Times New Roman" w:hAnsi="Times New Roman"/>
          <w:bCs/>
          <w:sz w:val="24"/>
          <w:szCs w:val="24"/>
        </w:rPr>
        <w:t>beam(</w:t>
      </w:r>
      <w:proofErr w:type="gramEnd"/>
      <w:r w:rsidR="00BA6AB4">
        <w:rPr>
          <w:rFonts w:ascii="Times New Roman" w:hAnsi="Times New Roman"/>
          <w:bCs/>
          <w:sz w:val="24"/>
          <w:szCs w:val="24"/>
        </w:rPr>
        <w:t>FIB) milling can etch unwanted depth below the surface of the coverslip, resulting in extra propagation length and blurring of the near-field speckle patterns to lose</w:t>
      </w:r>
      <w:del w:id="386" w:author="YongKeun (Paul) Park" w:date="2021-12-29T11:06:00Z">
        <w:r w:rsidR="00BA6AB4" w:rsidDel="00941694">
          <w:rPr>
            <w:rFonts w:ascii="Times New Roman" w:hAnsi="Times New Roman"/>
            <w:bCs/>
            <w:sz w:val="24"/>
            <w:szCs w:val="24"/>
          </w:rPr>
          <w:delText>s</w:delText>
        </w:r>
      </w:del>
      <w:r w:rsidR="00BA6AB4">
        <w:rPr>
          <w:rFonts w:ascii="Times New Roman" w:hAnsi="Times New Roman"/>
          <w:bCs/>
          <w:sz w:val="24"/>
          <w:szCs w:val="24"/>
        </w:rPr>
        <w:t xml:space="preserve"> its subwavelength evanescent Fourier components. </w:t>
      </w:r>
    </w:p>
    <w:p w14:paraId="66BAA5BB" w14:textId="77777777" w:rsidR="00BA6AB4" w:rsidRPr="00BA6AB4" w:rsidRDefault="00BA6AB4" w:rsidP="007C685A">
      <w:pPr>
        <w:spacing w:line="360" w:lineRule="auto"/>
        <w:rPr>
          <w:rFonts w:ascii="Times New Roman" w:hAnsi="Times New Roman"/>
          <w:bCs/>
          <w:sz w:val="24"/>
          <w:szCs w:val="24"/>
        </w:rPr>
      </w:pPr>
    </w:p>
    <w:p w14:paraId="4532108C" w14:textId="49EFF850" w:rsidR="00DB4EE5" w:rsidRDefault="00380A89" w:rsidP="00380A89">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1615E0F8" wp14:editId="6508E2C5">
            <wp:extent cx="5618796" cy="3022698"/>
            <wp:effectExtent l="19050" t="19050" r="20320" b="25400"/>
            <wp:docPr id="166" name="그림 166"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그림 166" descr="텍스트이(가) 표시된 사진&#10;&#10;자동 생성된 설명"/>
                    <pic:cNvPicPr/>
                  </pic:nvPicPr>
                  <pic:blipFill rotWithShape="1">
                    <a:blip r:embed="rId39" cstate="print">
                      <a:extLst>
                        <a:ext uri="{28A0092B-C50C-407E-A947-70E740481C1C}">
                          <a14:useLocalDpi xmlns:a14="http://schemas.microsoft.com/office/drawing/2010/main" val="0"/>
                        </a:ext>
                      </a:extLst>
                    </a:blip>
                    <a:srcRect t="9914"/>
                    <a:stretch/>
                  </pic:blipFill>
                  <pic:spPr bwMode="auto">
                    <a:xfrm>
                      <a:off x="0" y="0"/>
                      <a:ext cx="5622210" cy="30245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B9AA50C" w14:textId="45C62986" w:rsidR="00DB4EE5" w:rsidRPr="001A23C8" w:rsidRDefault="00BA6AB4" w:rsidP="007C685A">
      <w:pPr>
        <w:spacing w:line="360" w:lineRule="auto"/>
        <w:rPr>
          <w:rFonts w:ascii="Times New Roman" w:hAnsi="Times New Roman"/>
          <w:b/>
          <w:sz w:val="24"/>
          <w:szCs w:val="24"/>
        </w:rPr>
      </w:pPr>
      <w:r w:rsidRPr="001A23C8">
        <w:rPr>
          <w:rFonts w:ascii="Times New Roman" w:hAnsi="Times New Roman" w:hint="eastAsia"/>
          <w:b/>
          <w:sz w:val="24"/>
          <w:szCs w:val="24"/>
        </w:rPr>
        <w:t>F</w:t>
      </w:r>
      <w:r w:rsidRPr="001A23C8">
        <w:rPr>
          <w:rFonts w:ascii="Times New Roman" w:hAnsi="Times New Roman"/>
          <w:b/>
          <w:sz w:val="24"/>
          <w:szCs w:val="24"/>
        </w:rPr>
        <w:t>ig. R2</w:t>
      </w:r>
      <w:del w:id="387" w:author="choi young" w:date="2021-12-29T12:51:00Z">
        <w:r w:rsidRPr="001A23C8" w:rsidDel="002B1A7F">
          <w:rPr>
            <w:rFonts w:ascii="Times New Roman" w:hAnsi="Times New Roman"/>
            <w:b/>
            <w:sz w:val="24"/>
            <w:szCs w:val="24"/>
          </w:rPr>
          <w:delText>4</w:delText>
        </w:r>
      </w:del>
      <w:ins w:id="388" w:author="choi young" w:date="2021-12-29T12:51:00Z">
        <w:r w:rsidR="002B1A7F">
          <w:rPr>
            <w:rFonts w:ascii="Times New Roman" w:hAnsi="Times New Roman"/>
            <w:b/>
            <w:sz w:val="24"/>
            <w:szCs w:val="24"/>
          </w:rPr>
          <w:t>5</w:t>
        </w:r>
      </w:ins>
      <w:r w:rsidRPr="001A23C8">
        <w:rPr>
          <w:rFonts w:ascii="Times New Roman" w:hAnsi="Times New Roman"/>
          <w:b/>
          <w:sz w:val="24"/>
          <w:szCs w:val="24"/>
        </w:rPr>
        <w:t>. Why in-situ profiling of near-field speckle patterns other than NSOM is needed.</w:t>
      </w:r>
    </w:p>
    <w:p w14:paraId="6756C6BF" w14:textId="5D1CEA5E" w:rsidR="00DB4EE5" w:rsidRDefault="00BA6AB4" w:rsidP="007C685A">
      <w:pPr>
        <w:spacing w:line="360" w:lineRule="auto"/>
        <w:rPr>
          <w:rFonts w:ascii="Times New Roman" w:hAnsi="Times New Roman"/>
          <w:bCs/>
          <w:sz w:val="24"/>
          <w:szCs w:val="24"/>
        </w:rPr>
      </w:pPr>
      <w:r>
        <w:rPr>
          <w:rFonts w:ascii="Times New Roman" w:hAnsi="Times New Roman"/>
          <w:bCs/>
          <w:sz w:val="24"/>
          <w:szCs w:val="24"/>
        </w:rPr>
        <w:tab/>
        <w:t>The unwanted scenarios suggested in Fig. R2</w:t>
      </w:r>
      <w:del w:id="389" w:author="choi young" w:date="2021-12-29T12:51:00Z">
        <w:r w:rsidDel="00DF1726">
          <w:rPr>
            <w:rFonts w:ascii="Times New Roman" w:hAnsi="Times New Roman"/>
            <w:bCs/>
            <w:sz w:val="24"/>
            <w:szCs w:val="24"/>
          </w:rPr>
          <w:delText>5</w:delText>
        </w:r>
      </w:del>
      <w:ins w:id="390" w:author="choi young" w:date="2021-12-29T12:51:00Z">
        <w:r w:rsidR="00DF1726">
          <w:rPr>
            <w:rFonts w:ascii="Times New Roman" w:hAnsi="Times New Roman"/>
            <w:bCs/>
            <w:sz w:val="24"/>
            <w:szCs w:val="24"/>
          </w:rPr>
          <w:t>4</w:t>
        </w:r>
      </w:ins>
      <w:r>
        <w:rPr>
          <w:rFonts w:ascii="Times New Roman" w:hAnsi="Times New Roman"/>
          <w:bCs/>
          <w:sz w:val="24"/>
          <w:szCs w:val="24"/>
        </w:rPr>
        <w:t xml:space="preserve"> is </w:t>
      </w:r>
      <w:r w:rsidR="001A23C8">
        <w:rPr>
          <w:rFonts w:ascii="Times New Roman" w:hAnsi="Times New Roman"/>
          <w:bCs/>
          <w:sz w:val="24"/>
          <w:szCs w:val="24"/>
        </w:rPr>
        <w:t>difficult to notice as we cannot in</w:t>
      </w:r>
      <w:ins w:id="391" w:author="choi young" w:date="2021-12-29T12:52:00Z">
        <w:r w:rsidR="00D64C11">
          <w:rPr>
            <w:rFonts w:ascii="Times New Roman" w:hAnsi="Times New Roman"/>
            <w:bCs/>
            <w:sz w:val="24"/>
            <w:szCs w:val="24"/>
          </w:rPr>
          <w:t>stall</w:t>
        </w:r>
      </w:ins>
      <w:del w:id="392" w:author="choi young" w:date="2021-12-29T12:52:00Z">
        <w:r w:rsidR="001A23C8" w:rsidDel="00D64C11">
          <w:rPr>
            <w:rFonts w:ascii="Times New Roman" w:hAnsi="Times New Roman"/>
            <w:bCs/>
            <w:sz w:val="24"/>
            <w:szCs w:val="24"/>
          </w:rPr>
          <w:delText>troduce</w:delText>
        </w:r>
      </w:del>
      <w:r w:rsidR="001A23C8">
        <w:rPr>
          <w:rFonts w:ascii="Times New Roman" w:hAnsi="Times New Roman"/>
          <w:bCs/>
          <w:sz w:val="24"/>
          <w:szCs w:val="24"/>
        </w:rPr>
        <w:t xml:space="preserve"> </w:t>
      </w:r>
      <w:ins w:id="393" w:author="choi young" w:date="2021-12-29T12:52:00Z">
        <w:r w:rsidR="00D64C11">
          <w:rPr>
            <w:rFonts w:ascii="Times New Roman" w:hAnsi="Times New Roman"/>
            <w:bCs/>
            <w:sz w:val="24"/>
            <w:szCs w:val="24"/>
          </w:rPr>
          <w:t xml:space="preserve">a </w:t>
        </w:r>
      </w:ins>
      <w:r w:rsidR="001A23C8">
        <w:rPr>
          <w:rFonts w:ascii="Times New Roman" w:hAnsi="Times New Roman"/>
          <w:bCs/>
          <w:sz w:val="24"/>
          <w:szCs w:val="24"/>
        </w:rPr>
        <w:t xml:space="preserve">NSOM </w:t>
      </w:r>
      <w:del w:id="394" w:author="choi young" w:date="2021-12-29T12:52:00Z">
        <w:r w:rsidR="001A23C8" w:rsidDel="00D64C11">
          <w:rPr>
            <w:rFonts w:ascii="Times New Roman" w:hAnsi="Times New Roman"/>
            <w:bCs/>
            <w:sz w:val="24"/>
            <w:szCs w:val="24"/>
          </w:rPr>
          <w:delText xml:space="preserve">measurement </w:delText>
        </w:r>
      </w:del>
      <w:ins w:id="395" w:author="choi young" w:date="2021-12-29T12:52:00Z">
        <w:r w:rsidR="00D64C11">
          <w:rPr>
            <w:rFonts w:ascii="Times New Roman" w:hAnsi="Times New Roman"/>
            <w:bCs/>
            <w:sz w:val="24"/>
            <w:szCs w:val="24"/>
          </w:rPr>
          <w:t xml:space="preserve">system </w:t>
        </w:r>
      </w:ins>
      <w:r w:rsidR="001A23C8">
        <w:rPr>
          <w:rFonts w:ascii="Times New Roman" w:hAnsi="Times New Roman"/>
          <w:bCs/>
          <w:sz w:val="24"/>
          <w:szCs w:val="24"/>
        </w:rPr>
        <w:t xml:space="preserve">in NS-SOFI imaging </w:t>
      </w:r>
      <w:ins w:id="396" w:author="choi young" w:date="2021-12-29T12:52:00Z">
        <w:r w:rsidR="00D64C11">
          <w:rPr>
            <w:rFonts w:ascii="Times New Roman" w:hAnsi="Times New Roman"/>
            <w:bCs/>
            <w:sz w:val="24"/>
            <w:szCs w:val="24"/>
          </w:rPr>
          <w:t xml:space="preserve">setup </w:t>
        </w:r>
      </w:ins>
      <w:del w:id="397" w:author="choi young" w:date="2021-12-29T12:52:00Z">
        <w:r w:rsidR="001A23C8" w:rsidDel="00D64C11">
          <w:rPr>
            <w:rFonts w:ascii="Times New Roman" w:hAnsi="Times New Roman"/>
            <w:bCs/>
            <w:sz w:val="24"/>
            <w:szCs w:val="24"/>
          </w:rPr>
          <w:delText xml:space="preserve">configuration </w:delText>
        </w:r>
      </w:del>
      <w:r w:rsidR="001A23C8">
        <w:rPr>
          <w:rFonts w:ascii="Times New Roman" w:hAnsi="Times New Roman"/>
          <w:bCs/>
          <w:sz w:val="24"/>
          <w:szCs w:val="24"/>
        </w:rPr>
        <w:t xml:space="preserve">to check whether desired dynamic near-field speckle illumination is produced. For any super-resolution imaging modality relying on structured or random illumination, exact profiling of their illumination intensity profiles is crucial to optimize the illumination optics </w:t>
      </w:r>
      <w:del w:id="398" w:author="choi young" w:date="2021-12-29T12:52:00Z">
        <w:r w:rsidR="001A23C8" w:rsidDel="00D80507">
          <w:rPr>
            <w:rFonts w:ascii="Times New Roman" w:hAnsi="Times New Roman"/>
            <w:bCs/>
            <w:sz w:val="24"/>
            <w:szCs w:val="24"/>
          </w:rPr>
          <w:delText xml:space="preserve">and substrates </w:delText>
        </w:r>
      </w:del>
      <w:r w:rsidR="001A23C8">
        <w:rPr>
          <w:rFonts w:ascii="Times New Roman" w:hAnsi="Times New Roman"/>
          <w:bCs/>
          <w:sz w:val="24"/>
          <w:szCs w:val="24"/>
        </w:rPr>
        <w:t xml:space="preserve">and diagnose potential artifacts arising from </w:t>
      </w:r>
      <w:ins w:id="399" w:author="YongKeun (Paul) Park" w:date="2021-12-29T11:06:00Z">
        <w:r w:rsidR="00941694">
          <w:rPr>
            <w:rFonts w:ascii="Times New Roman" w:hAnsi="Times New Roman"/>
            <w:bCs/>
            <w:sz w:val="24"/>
            <w:szCs w:val="24"/>
          </w:rPr>
          <w:t xml:space="preserve">the </w:t>
        </w:r>
      </w:ins>
      <w:r w:rsidR="001A23C8">
        <w:rPr>
          <w:rFonts w:ascii="Times New Roman" w:hAnsi="Times New Roman"/>
          <w:bCs/>
          <w:sz w:val="24"/>
          <w:szCs w:val="24"/>
        </w:rPr>
        <w:t xml:space="preserve">combination of distorted illumination profiles and SOFI-based computational processing. </w:t>
      </w:r>
      <w:del w:id="400" w:author="choi young" w:date="2021-12-29T14:24:00Z">
        <w:r w:rsidR="001A23C8" w:rsidDel="00F25C39">
          <w:rPr>
            <w:rFonts w:ascii="Times New Roman" w:hAnsi="Times New Roman"/>
            <w:bCs/>
            <w:sz w:val="24"/>
            <w:szCs w:val="24"/>
          </w:rPr>
          <w:delText>Though we could</w:delText>
        </w:r>
      </w:del>
      <w:ins w:id="401" w:author="YongKeun (Paul) Park" w:date="2021-12-29T11:06:00Z">
        <w:del w:id="402" w:author="choi young" w:date="2021-12-29T14:24:00Z">
          <w:r w:rsidR="00941694" w:rsidDel="00F25C39">
            <w:rPr>
              <w:rFonts w:ascii="Times New Roman" w:hAnsi="Times New Roman"/>
              <w:bCs/>
              <w:sz w:val="24"/>
              <w:szCs w:val="24"/>
            </w:rPr>
            <w:delText xml:space="preserve"> not</w:delText>
          </w:r>
        </w:del>
      </w:ins>
      <w:del w:id="403" w:author="choi young" w:date="2021-12-29T14:24:00Z">
        <w:r w:rsidR="001A23C8" w:rsidDel="00F25C39">
          <w:rPr>
            <w:rFonts w:ascii="Times New Roman" w:hAnsi="Times New Roman"/>
            <w:bCs/>
            <w:sz w:val="24"/>
            <w:szCs w:val="24"/>
          </w:rPr>
          <w:delText xml:space="preserve">n’t implement owing to lack of our chemical expertise to immobilize a monolayer of colloidal quantum dots on the coverslip without aggregation, we </w:delText>
        </w:r>
      </w:del>
      <w:ins w:id="404" w:author="choi young" w:date="2021-12-29T14:24:00Z">
        <w:r w:rsidR="00F25C39">
          <w:rPr>
            <w:rFonts w:ascii="Times New Roman" w:hAnsi="Times New Roman"/>
            <w:bCs/>
            <w:sz w:val="24"/>
            <w:szCs w:val="24"/>
          </w:rPr>
          <w:t>W</w:t>
        </w:r>
        <w:r w:rsidR="00F25C39">
          <w:rPr>
            <w:rFonts w:ascii="Times New Roman" w:hAnsi="Times New Roman"/>
            <w:bCs/>
            <w:sz w:val="24"/>
            <w:szCs w:val="24"/>
          </w:rPr>
          <w:t xml:space="preserve">e </w:t>
        </w:r>
      </w:ins>
      <w:r w:rsidR="001A23C8">
        <w:rPr>
          <w:rFonts w:ascii="Times New Roman" w:hAnsi="Times New Roman"/>
          <w:bCs/>
          <w:sz w:val="24"/>
          <w:szCs w:val="24"/>
        </w:rPr>
        <w:t xml:space="preserve">propose an indirect in-situ near-field speckle profiling methods with </w:t>
      </w:r>
      <w:proofErr w:type="spellStart"/>
      <w:r w:rsidR="001A23C8">
        <w:rPr>
          <w:rFonts w:ascii="Times New Roman" w:hAnsi="Times New Roman"/>
          <w:bCs/>
          <w:sz w:val="24"/>
          <w:szCs w:val="24"/>
        </w:rPr>
        <w:t>dSTORM</w:t>
      </w:r>
      <w:proofErr w:type="spellEnd"/>
      <w:r w:rsidR="001A23C8">
        <w:rPr>
          <w:rFonts w:ascii="Times New Roman" w:hAnsi="Times New Roman"/>
          <w:bCs/>
          <w:sz w:val="24"/>
          <w:szCs w:val="24"/>
        </w:rPr>
        <w:t>, as schematically suggested in Fig. R2</w:t>
      </w:r>
      <w:del w:id="405" w:author="choi young" w:date="2021-12-29T12:52:00Z">
        <w:r w:rsidR="001A23C8" w:rsidDel="003E7E97">
          <w:rPr>
            <w:rFonts w:ascii="Times New Roman" w:hAnsi="Times New Roman"/>
            <w:bCs/>
            <w:sz w:val="24"/>
            <w:szCs w:val="24"/>
          </w:rPr>
          <w:delText>5</w:delText>
        </w:r>
      </w:del>
      <w:ins w:id="406" w:author="choi young" w:date="2021-12-29T12:52:00Z">
        <w:r w:rsidR="003E7E97">
          <w:rPr>
            <w:rFonts w:ascii="Times New Roman" w:hAnsi="Times New Roman"/>
            <w:bCs/>
            <w:sz w:val="24"/>
            <w:szCs w:val="24"/>
          </w:rPr>
          <w:t>6</w:t>
        </w:r>
      </w:ins>
      <w:ins w:id="407" w:author="choi young" w:date="2021-12-29T14:24:00Z">
        <w:r w:rsidR="00F25C39">
          <w:rPr>
            <w:rFonts w:ascii="Times New Roman" w:hAnsi="Times New Roman"/>
            <w:bCs/>
            <w:sz w:val="24"/>
            <w:szCs w:val="24"/>
          </w:rPr>
          <w:t>, t</w:t>
        </w:r>
        <w:r w:rsidR="00F25C39">
          <w:rPr>
            <w:rFonts w:ascii="Times New Roman" w:hAnsi="Times New Roman"/>
            <w:bCs/>
            <w:sz w:val="24"/>
            <w:szCs w:val="24"/>
          </w:rPr>
          <w:t>hough we could not implement owing to lack of our chemical expertise to immobilize a monolayer of colloidal quantum dots on the coverslip without aggregation</w:t>
        </w:r>
        <w:r w:rsidR="00F25C39">
          <w:rPr>
            <w:rFonts w:ascii="Times New Roman" w:hAnsi="Times New Roman"/>
            <w:bCs/>
            <w:sz w:val="24"/>
            <w:szCs w:val="24"/>
          </w:rPr>
          <w:t>.</w:t>
        </w:r>
      </w:ins>
      <w:del w:id="408" w:author="choi young" w:date="2021-12-29T14:24:00Z">
        <w:r w:rsidR="001A23C8" w:rsidDel="00F25C39">
          <w:rPr>
            <w:rFonts w:ascii="Times New Roman" w:hAnsi="Times New Roman"/>
            <w:bCs/>
            <w:sz w:val="24"/>
            <w:szCs w:val="24"/>
          </w:rPr>
          <w:delText>.</w:delText>
        </w:r>
      </w:del>
    </w:p>
    <w:p w14:paraId="1F85FEE4" w14:textId="1A674CC1" w:rsidR="00DB4EE5" w:rsidRDefault="00DB4EE5" w:rsidP="007C685A">
      <w:pPr>
        <w:spacing w:line="360" w:lineRule="auto"/>
        <w:rPr>
          <w:rFonts w:ascii="Times New Roman" w:hAnsi="Times New Roman"/>
          <w:bCs/>
          <w:sz w:val="24"/>
          <w:szCs w:val="24"/>
        </w:rPr>
      </w:pPr>
    </w:p>
    <w:p w14:paraId="2860A553" w14:textId="37654FBE" w:rsidR="00DB4EE5" w:rsidRDefault="001A23C8" w:rsidP="007C685A">
      <w:pPr>
        <w:spacing w:line="360" w:lineRule="auto"/>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44B106C3" wp14:editId="643A0551">
            <wp:extent cx="5731510" cy="3689985"/>
            <wp:effectExtent l="19050" t="19050" r="21590" b="24765"/>
            <wp:docPr id="167" name="그림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그림 16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689985"/>
                    </a:xfrm>
                    <a:prstGeom prst="rect">
                      <a:avLst/>
                    </a:prstGeom>
                    <a:ln>
                      <a:solidFill>
                        <a:schemeClr val="tx1"/>
                      </a:solidFill>
                    </a:ln>
                  </pic:spPr>
                </pic:pic>
              </a:graphicData>
            </a:graphic>
          </wp:inline>
        </w:drawing>
      </w:r>
    </w:p>
    <w:p w14:paraId="360378E2" w14:textId="30773570" w:rsidR="00DB4EE5" w:rsidRPr="008A7A0B" w:rsidRDefault="001A23C8" w:rsidP="007C685A">
      <w:pPr>
        <w:spacing w:line="360" w:lineRule="auto"/>
        <w:rPr>
          <w:rFonts w:ascii="Times New Roman" w:hAnsi="Times New Roman"/>
          <w:b/>
          <w:sz w:val="24"/>
          <w:szCs w:val="24"/>
          <w:rPrChange w:id="409" w:author="choi young" w:date="2021-12-29T13:19:00Z">
            <w:rPr>
              <w:rFonts w:ascii="Times New Roman" w:hAnsi="Times New Roman"/>
              <w:bCs/>
              <w:sz w:val="24"/>
              <w:szCs w:val="24"/>
            </w:rPr>
          </w:rPrChange>
        </w:rPr>
      </w:pPr>
      <w:r w:rsidRPr="008A7A0B">
        <w:rPr>
          <w:rFonts w:ascii="Times New Roman" w:hAnsi="Times New Roman"/>
          <w:b/>
          <w:sz w:val="24"/>
          <w:szCs w:val="24"/>
          <w:rPrChange w:id="410" w:author="choi young" w:date="2021-12-29T13:19:00Z">
            <w:rPr>
              <w:rFonts w:ascii="Times New Roman" w:hAnsi="Times New Roman"/>
              <w:bCs/>
              <w:sz w:val="24"/>
              <w:szCs w:val="24"/>
            </w:rPr>
          </w:rPrChange>
        </w:rPr>
        <w:t>Fig. R2</w:t>
      </w:r>
      <w:del w:id="411" w:author="choi young" w:date="2021-12-29T12:53:00Z">
        <w:r w:rsidRPr="008A7A0B" w:rsidDel="003E7E97">
          <w:rPr>
            <w:rFonts w:ascii="Times New Roman" w:hAnsi="Times New Roman"/>
            <w:b/>
            <w:sz w:val="24"/>
            <w:szCs w:val="24"/>
            <w:rPrChange w:id="412" w:author="choi young" w:date="2021-12-29T13:19:00Z">
              <w:rPr>
                <w:rFonts w:ascii="Times New Roman" w:hAnsi="Times New Roman"/>
                <w:bCs/>
                <w:sz w:val="24"/>
                <w:szCs w:val="24"/>
              </w:rPr>
            </w:rPrChange>
          </w:rPr>
          <w:delText>5</w:delText>
        </w:r>
      </w:del>
      <w:ins w:id="413" w:author="choi young" w:date="2021-12-29T12:53:00Z">
        <w:r w:rsidR="003E7E97" w:rsidRPr="008A7A0B">
          <w:rPr>
            <w:rFonts w:ascii="Times New Roman" w:hAnsi="Times New Roman"/>
            <w:b/>
            <w:sz w:val="24"/>
            <w:szCs w:val="24"/>
            <w:rPrChange w:id="414" w:author="choi young" w:date="2021-12-29T13:19:00Z">
              <w:rPr>
                <w:rFonts w:ascii="Times New Roman" w:hAnsi="Times New Roman"/>
                <w:bCs/>
                <w:sz w:val="24"/>
                <w:szCs w:val="24"/>
              </w:rPr>
            </w:rPrChange>
          </w:rPr>
          <w:t>6</w:t>
        </w:r>
      </w:ins>
      <w:r w:rsidRPr="008A7A0B">
        <w:rPr>
          <w:rFonts w:ascii="Times New Roman" w:hAnsi="Times New Roman"/>
          <w:b/>
          <w:sz w:val="24"/>
          <w:szCs w:val="24"/>
          <w:rPrChange w:id="415" w:author="choi young" w:date="2021-12-29T13:19:00Z">
            <w:rPr>
              <w:rFonts w:ascii="Times New Roman" w:hAnsi="Times New Roman"/>
              <w:bCs/>
              <w:sz w:val="24"/>
              <w:szCs w:val="24"/>
            </w:rPr>
          </w:rPrChange>
        </w:rPr>
        <w:t xml:space="preserve">. Proposal for profiling near-field speckle intensity in NS-SOFI imaging setup with a calibration sample made of a uniform lattice of colloidal quantum dots and </w:t>
      </w:r>
      <w:proofErr w:type="spellStart"/>
      <w:r w:rsidRPr="008A7A0B">
        <w:rPr>
          <w:rFonts w:ascii="Times New Roman" w:hAnsi="Times New Roman"/>
          <w:b/>
          <w:sz w:val="24"/>
          <w:szCs w:val="24"/>
          <w:rPrChange w:id="416" w:author="choi young" w:date="2021-12-29T13:19:00Z">
            <w:rPr>
              <w:rFonts w:ascii="Times New Roman" w:hAnsi="Times New Roman"/>
              <w:bCs/>
              <w:sz w:val="24"/>
              <w:szCs w:val="24"/>
            </w:rPr>
          </w:rPrChange>
        </w:rPr>
        <w:t>dSTORM</w:t>
      </w:r>
      <w:proofErr w:type="spellEnd"/>
      <w:r w:rsidRPr="008A7A0B">
        <w:rPr>
          <w:rFonts w:ascii="Times New Roman" w:hAnsi="Times New Roman"/>
          <w:b/>
          <w:sz w:val="24"/>
          <w:szCs w:val="24"/>
          <w:rPrChange w:id="417" w:author="choi young" w:date="2021-12-29T13:19:00Z">
            <w:rPr>
              <w:rFonts w:ascii="Times New Roman" w:hAnsi="Times New Roman"/>
              <w:bCs/>
              <w:sz w:val="24"/>
              <w:szCs w:val="24"/>
            </w:rPr>
          </w:rPrChange>
        </w:rPr>
        <w:t xml:space="preserve"> imaging.</w:t>
      </w:r>
    </w:p>
    <w:p w14:paraId="445E0503" w14:textId="0C20C1A3" w:rsidR="00DB4EE5" w:rsidRDefault="00DB4EE5" w:rsidP="007C685A">
      <w:pPr>
        <w:spacing w:line="360" w:lineRule="auto"/>
        <w:rPr>
          <w:rFonts w:ascii="Times New Roman" w:hAnsi="Times New Roman"/>
          <w:bCs/>
          <w:sz w:val="24"/>
          <w:szCs w:val="24"/>
        </w:rPr>
      </w:pPr>
    </w:p>
    <w:p w14:paraId="5FB13080" w14:textId="7D22A449" w:rsidR="001A23C8" w:rsidRDefault="001A23C8" w:rsidP="007C685A">
      <w:pPr>
        <w:spacing w:line="360" w:lineRule="auto"/>
        <w:rPr>
          <w:rFonts w:ascii="Times New Roman" w:hAnsi="Times New Roman"/>
          <w:bCs/>
          <w:sz w:val="24"/>
          <w:szCs w:val="24"/>
        </w:rPr>
      </w:pPr>
    </w:p>
    <w:p w14:paraId="35058579" w14:textId="04E28C8C" w:rsidR="001A23C8" w:rsidRDefault="001A23C8" w:rsidP="007C685A">
      <w:pPr>
        <w:spacing w:line="360" w:lineRule="auto"/>
        <w:rPr>
          <w:rFonts w:ascii="Times New Roman" w:hAnsi="Times New Roman"/>
          <w:bCs/>
          <w:sz w:val="24"/>
          <w:szCs w:val="24"/>
        </w:rPr>
      </w:pPr>
    </w:p>
    <w:p w14:paraId="02369B0C" w14:textId="2D5C4F86" w:rsidR="001A23C8" w:rsidRDefault="001A23C8" w:rsidP="007C685A">
      <w:pPr>
        <w:spacing w:line="360" w:lineRule="auto"/>
        <w:rPr>
          <w:rFonts w:ascii="Times New Roman" w:hAnsi="Times New Roman"/>
          <w:bCs/>
          <w:sz w:val="24"/>
          <w:szCs w:val="24"/>
        </w:rPr>
      </w:pPr>
    </w:p>
    <w:p w14:paraId="496380B3" w14:textId="07821F28" w:rsidR="001A23C8" w:rsidRDefault="001A23C8" w:rsidP="007C685A">
      <w:pPr>
        <w:spacing w:line="360" w:lineRule="auto"/>
        <w:rPr>
          <w:rFonts w:ascii="Times New Roman" w:hAnsi="Times New Roman"/>
          <w:bCs/>
          <w:sz w:val="24"/>
          <w:szCs w:val="24"/>
        </w:rPr>
      </w:pPr>
    </w:p>
    <w:p w14:paraId="25F1F83B" w14:textId="0BB798B3" w:rsidR="001A23C8" w:rsidRDefault="001A23C8" w:rsidP="007C685A">
      <w:pPr>
        <w:spacing w:line="360" w:lineRule="auto"/>
        <w:rPr>
          <w:rFonts w:ascii="Times New Roman" w:hAnsi="Times New Roman"/>
          <w:bCs/>
          <w:sz w:val="24"/>
          <w:szCs w:val="24"/>
        </w:rPr>
      </w:pPr>
    </w:p>
    <w:p w14:paraId="1D69D0DD" w14:textId="2B27980C" w:rsidR="001A23C8" w:rsidRDefault="001A23C8" w:rsidP="007C685A">
      <w:pPr>
        <w:spacing w:line="360" w:lineRule="auto"/>
        <w:rPr>
          <w:rFonts w:ascii="Times New Roman" w:hAnsi="Times New Roman"/>
          <w:bCs/>
          <w:sz w:val="24"/>
          <w:szCs w:val="24"/>
        </w:rPr>
      </w:pPr>
    </w:p>
    <w:p w14:paraId="2900CF97" w14:textId="628AE111" w:rsidR="001A23C8" w:rsidDel="008A7A0B" w:rsidRDefault="001A23C8" w:rsidP="007C685A">
      <w:pPr>
        <w:spacing w:line="360" w:lineRule="auto"/>
        <w:rPr>
          <w:del w:id="418" w:author="choi young" w:date="2021-12-29T13:19:00Z"/>
          <w:rFonts w:ascii="Times New Roman" w:hAnsi="Times New Roman"/>
          <w:bCs/>
          <w:sz w:val="24"/>
          <w:szCs w:val="24"/>
        </w:rPr>
      </w:pPr>
    </w:p>
    <w:p w14:paraId="7315A005" w14:textId="6212A9A3" w:rsidR="001A23C8" w:rsidRDefault="001A23C8" w:rsidP="007C685A">
      <w:pPr>
        <w:spacing w:line="360" w:lineRule="auto"/>
        <w:rPr>
          <w:rFonts w:ascii="Times New Roman" w:hAnsi="Times New Roman"/>
          <w:bCs/>
          <w:sz w:val="24"/>
          <w:szCs w:val="24"/>
        </w:rPr>
      </w:pPr>
    </w:p>
    <w:p w14:paraId="0102B5E0" w14:textId="77848F00" w:rsidR="001A23C8" w:rsidRDefault="001A23C8" w:rsidP="007C685A">
      <w:pPr>
        <w:spacing w:line="360" w:lineRule="auto"/>
        <w:rPr>
          <w:rFonts w:ascii="Times New Roman" w:hAnsi="Times New Roman"/>
          <w:bCs/>
          <w:sz w:val="24"/>
          <w:szCs w:val="24"/>
        </w:rPr>
      </w:pPr>
    </w:p>
    <w:p w14:paraId="336EF4B4" w14:textId="77275488" w:rsidR="001A23C8" w:rsidRDefault="001A23C8" w:rsidP="007C685A">
      <w:pPr>
        <w:spacing w:line="360" w:lineRule="auto"/>
        <w:rPr>
          <w:rFonts w:ascii="Times New Roman" w:hAnsi="Times New Roman"/>
          <w:bCs/>
          <w:sz w:val="24"/>
          <w:szCs w:val="24"/>
        </w:rPr>
      </w:pPr>
    </w:p>
    <w:p w14:paraId="0CCB82DA" w14:textId="68EE5E2B" w:rsidR="00034426" w:rsidRDefault="00034426" w:rsidP="00034426">
      <w:pPr>
        <w:spacing w:line="360" w:lineRule="auto"/>
        <w:rPr>
          <w:rFonts w:ascii="Times New Roman" w:hAnsi="Times New Roman"/>
          <w:bCs/>
          <w:sz w:val="24"/>
          <w:szCs w:val="24"/>
        </w:rPr>
      </w:pPr>
      <w:r>
        <w:rPr>
          <w:rFonts w:ascii="Times New Roman" w:hAnsi="Times New Roman" w:hint="eastAsia"/>
          <w:bCs/>
          <w:sz w:val="24"/>
          <w:szCs w:val="24"/>
        </w:rPr>
        <w:lastRenderedPageBreak/>
        <w:t>R</w:t>
      </w:r>
      <w:r>
        <w:rPr>
          <w:rFonts w:ascii="Times New Roman" w:hAnsi="Times New Roman"/>
          <w:bCs/>
          <w:sz w:val="24"/>
          <w:szCs w:val="24"/>
        </w:rPr>
        <w:t xml:space="preserve">1.3.3.7. Practical issues that determine the final SNR and resolution of the NS-SOFI image: 5) </w:t>
      </w:r>
      <w:r w:rsidRPr="00034426">
        <w:rPr>
          <w:rFonts w:ascii="Times New Roman" w:hAnsi="Times New Roman" w:hint="eastAsia"/>
          <w:bCs/>
          <w:sz w:val="24"/>
          <w:szCs w:val="24"/>
        </w:rPr>
        <w:t>V</w:t>
      </w:r>
      <w:r w:rsidRPr="00034426">
        <w:rPr>
          <w:rFonts w:ascii="Times New Roman" w:hAnsi="Times New Roman"/>
          <w:bCs/>
          <w:sz w:val="24"/>
          <w:szCs w:val="24"/>
        </w:rPr>
        <w:t>isual</w:t>
      </w:r>
      <w:r>
        <w:rPr>
          <w:rFonts w:ascii="Times New Roman" w:hAnsi="Times New Roman"/>
          <w:bCs/>
          <w:sz w:val="24"/>
          <w:szCs w:val="24"/>
        </w:rPr>
        <w:t xml:space="preserve"> summary of the </w:t>
      </w:r>
      <w:r w:rsidR="0036202B">
        <w:rPr>
          <w:rFonts w:ascii="Times New Roman" w:hAnsi="Times New Roman"/>
          <w:bCs/>
          <w:sz w:val="24"/>
          <w:szCs w:val="24"/>
        </w:rPr>
        <w:t xml:space="preserve">practical </w:t>
      </w:r>
      <w:proofErr w:type="spellStart"/>
      <w:r w:rsidR="0036202B">
        <w:rPr>
          <w:rFonts w:ascii="Times New Roman" w:hAnsi="Times New Roman"/>
          <w:bCs/>
          <w:sz w:val="24"/>
          <w:szCs w:val="24"/>
        </w:rPr>
        <w:t>resoluting</w:t>
      </w:r>
      <w:proofErr w:type="spellEnd"/>
      <w:r w:rsidR="0036202B">
        <w:rPr>
          <w:rFonts w:ascii="Times New Roman" w:hAnsi="Times New Roman"/>
          <w:bCs/>
          <w:sz w:val="24"/>
          <w:szCs w:val="24"/>
        </w:rPr>
        <w:t xml:space="preserve"> limiting factors</w:t>
      </w:r>
      <w:r>
        <w:rPr>
          <w:rFonts w:ascii="Times New Roman" w:hAnsi="Times New Roman"/>
          <w:bCs/>
          <w:sz w:val="24"/>
          <w:szCs w:val="24"/>
        </w:rPr>
        <w:t xml:space="preserve"> in NS-SOFI imaging experiments</w:t>
      </w:r>
      <w:r w:rsidR="0036202B">
        <w:rPr>
          <w:rFonts w:ascii="Times New Roman" w:hAnsi="Times New Roman"/>
          <w:bCs/>
          <w:sz w:val="24"/>
          <w:szCs w:val="24"/>
        </w:rPr>
        <w:t>.</w:t>
      </w:r>
    </w:p>
    <w:p w14:paraId="6ED0742C" w14:textId="19601281" w:rsidR="0036202B" w:rsidRPr="00034426" w:rsidRDefault="0036202B" w:rsidP="00034426">
      <w:pPr>
        <w:spacing w:line="360" w:lineRule="auto"/>
        <w:rPr>
          <w:rFonts w:ascii="Times New Roman" w:hAnsi="Times New Roman"/>
          <w:bCs/>
          <w:sz w:val="24"/>
          <w:szCs w:val="24"/>
        </w:rPr>
      </w:pPr>
      <w:r>
        <w:rPr>
          <w:rFonts w:ascii="Times New Roman" w:hAnsi="Times New Roman"/>
          <w:bCs/>
          <w:sz w:val="24"/>
          <w:szCs w:val="24"/>
        </w:rPr>
        <w:tab/>
        <w:t xml:space="preserve">To sum up and visualize the complex factors affecting the final resolution of NS-SOFI images, we provide </w:t>
      </w:r>
      <w:ins w:id="419" w:author="YongKeun (Paul) Park" w:date="2021-12-29T11:06:00Z">
        <w:r w:rsidR="00941694">
          <w:rPr>
            <w:rFonts w:ascii="Times New Roman" w:hAnsi="Times New Roman"/>
            <w:bCs/>
            <w:sz w:val="24"/>
            <w:szCs w:val="24"/>
          </w:rPr>
          <w:t xml:space="preserve">a </w:t>
        </w:r>
      </w:ins>
      <w:r>
        <w:rPr>
          <w:rFonts w:ascii="Times New Roman" w:hAnsi="Times New Roman"/>
          <w:bCs/>
          <w:sz w:val="24"/>
          <w:szCs w:val="24"/>
        </w:rPr>
        <w:t xml:space="preserve">visual chart </w:t>
      </w:r>
      <w:del w:id="420" w:author="YongKeun (Paul) Park" w:date="2021-12-29T11:06:00Z">
        <w:r w:rsidDel="00941694">
          <w:rPr>
            <w:rFonts w:ascii="Times New Roman" w:hAnsi="Times New Roman"/>
            <w:bCs/>
            <w:sz w:val="24"/>
            <w:szCs w:val="24"/>
          </w:rPr>
          <w:delText xml:space="preserve">that </w:delText>
        </w:r>
      </w:del>
      <w:ins w:id="421" w:author="YongKeun (Paul) Park" w:date="2021-12-29T11:06:00Z">
        <w:r w:rsidR="00941694">
          <w:rPr>
            <w:rFonts w:ascii="Times New Roman" w:hAnsi="Times New Roman"/>
            <w:bCs/>
            <w:sz w:val="24"/>
            <w:szCs w:val="24"/>
          </w:rPr>
          <w:t xml:space="preserve">of </w:t>
        </w:r>
      </w:ins>
      <w:r>
        <w:rPr>
          <w:rFonts w:ascii="Times New Roman" w:hAnsi="Times New Roman"/>
          <w:bCs/>
          <w:sz w:val="24"/>
          <w:szCs w:val="24"/>
        </w:rPr>
        <w:t xml:space="preserve">how each observable in </w:t>
      </w:r>
      <w:ins w:id="422" w:author="YongKeun (Paul) Park" w:date="2021-12-29T11:06:00Z">
        <w:r w:rsidR="00941694">
          <w:rPr>
            <w:rFonts w:ascii="Times New Roman" w:hAnsi="Times New Roman"/>
            <w:bCs/>
            <w:sz w:val="24"/>
            <w:szCs w:val="24"/>
          </w:rPr>
          <w:t xml:space="preserve">the </w:t>
        </w:r>
      </w:ins>
      <w:r>
        <w:rPr>
          <w:rFonts w:ascii="Times New Roman" w:hAnsi="Times New Roman"/>
          <w:bCs/>
          <w:sz w:val="24"/>
          <w:szCs w:val="24"/>
        </w:rPr>
        <w:t>NS-SOFI imaging system is calibrated (Fig. R2</w:t>
      </w:r>
      <w:ins w:id="423" w:author="choi young" w:date="2021-12-29T12:53:00Z">
        <w:r w:rsidR="00B65659">
          <w:rPr>
            <w:rFonts w:ascii="Times New Roman" w:hAnsi="Times New Roman"/>
            <w:bCs/>
            <w:sz w:val="24"/>
            <w:szCs w:val="24"/>
          </w:rPr>
          <w:t>7</w:t>
        </w:r>
      </w:ins>
      <w:del w:id="424" w:author="choi young" w:date="2021-12-29T12:53:00Z">
        <w:r w:rsidDel="00B65659">
          <w:rPr>
            <w:rFonts w:ascii="Times New Roman" w:hAnsi="Times New Roman"/>
            <w:bCs/>
            <w:sz w:val="24"/>
            <w:szCs w:val="24"/>
          </w:rPr>
          <w:delText>6</w:delText>
        </w:r>
      </w:del>
      <w:r w:rsidR="009F0495">
        <w:rPr>
          <w:rFonts w:ascii="Times New Roman" w:hAnsi="Times New Roman"/>
          <w:bCs/>
          <w:sz w:val="24"/>
          <w:szCs w:val="24"/>
        </w:rPr>
        <w:t>-2</w:t>
      </w:r>
      <w:ins w:id="425" w:author="choi young" w:date="2021-12-29T12:53:00Z">
        <w:r w:rsidR="00B65659">
          <w:rPr>
            <w:rFonts w:ascii="Times New Roman" w:hAnsi="Times New Roman"/>
            <w:bCs/>
            <w:sz w:val="24"/>
            <w:szCs w:val="24"/>
          </w:rPr>
          <w:t>8</w:t>
        </w:r>
      </w:ins>
      <w:del w:id="426" w:author="choi young" w:date="2021-12-29T12:53:00Z">
        <w:r w:rsidR="009F0495" w:rsidDel="00B65659">
          <w:rPr>
            <w:rFonts w:ascii="Times New Roman" w:hAnsi="Times New Roman"/>
            <w:bCs/>
            <w:sz w:val="24"/>
            <w:szCs w:val="24"/>
          </w:rPr>
          <w:delText>7</w:delText>
        </w:r>
      </w:del>
      <w:r>
        <w:rPr>
          <w:rFonts w:ascii="Times New Roman" w:hAnsi="Times New Roman"/>
          <w:bCs/>
          <w:sz w:val="24"/>
          <w:szCs w:val="24"/>
        </w:rPr>
        <w:t>), monitored (Fig. R2</w:t>
      </w:r>
      <w:ins w:id="427" w:author="choi young" w:date="2021-12-29T12:53:00Z">
        <w:r w:rsidR="00B65659">
          <w:rPr>
            <w:rFonts w:ascii="Times New Roman" w:hAnsi="Times New Roman"/>
            <w:bCs/>
            <w:sz w:val="24"/>
            <w:szCs w:val="24"/>
          </w:rPr>
          <w:t>9</w:t>
        </w:r>
      </w:ins>
      <w:del w:id="428" w:author="choi young" w:date="2021-12-29T12:53:00Z">
        <w:r w:rsidR="009F0495" w:rsidDel="00B65659">
          <w:rPr>
            <w:rFonts w:ascii="Times New Roman" w:hAnsi="Times New Roman"/>
            <w:bCs/>
            <w:sz w:val="24"/>
            <w:szCs w:val="24"/>
          </w:rPr>
          <w:delText>8</w:delText>
        </w:r>
      </w:del>
      <w:r>
        <w:rPr>
          <w:rFonts w:ascii="Times New Roman" w:hAnsi="Times New Roman"/>
          <w:bCs/>
          <w:sz w:val="24"/>
          <w:szCs w:val="24"/>
        </w:rPr>
        <w:t xml:space="preserve">), affect the SNR of </w:t>
      </w:r>
      <w:ins w:id="429" w:author="YongKeun (Paul) Park" w:date="2021-12-29T11:06:00Z">
        <w:r w:rsidR="00941694">
          <w:rPr>
            <w:rFonts w:ascii="Times New Roman" w:hAnsi="Times New Roman"/>
            <w:bCs/>
            <w:sz w:val="24"/>
            <w:szCs w:val="24"/>
          </w:rPr>
          <w:t xml:space="preserve">the </w:t>
        </w:r>
      </w:ins>
      <w:r>
        <w:rPr>
          <w:rFonts w:ascii="Times New Roman" w:hAnsi="Times New Roman"/>
          <w:bCs/>
          <w:sz w:val="24"/>
          <w:szCs w:val="24"/>
        </w:rPr>
        <w:t>image stack (Fig. R</w:t>
      </w:r>
      <w:ins w:id="430" w:author="choi young" w:date="2021-12-29T12:53:00Z">
        <w:r w:rsidR="00B65659">
          <w:rPr>
            <w:rFonts w:ascii="Times New Roman" w:hAnsi="Times New Roman"/>
            <w:bCs/>
            <w:sz w:val="24"/>
            <w:szCs w:val="24"/>
          </w:rPr>
          <w:t>30</w:t>
        </w:r>
      </w:ins>
      <w:del w:id="431" w:author="choi young" w:date="2021-12-29T12:53:00Z">
        <w:r w:rsidDel="00B65659">
          <w:rPr>
            <w:rFonts w:ascii="Times New Roman" w:hAnsi="Times New Roman"/>
            <w:bCs/>
            <w:sz w:val="24"/>
            <w:szCs w:val="24"/>
          </w:rPr>
          <w:delText>2</w:delText>
        </w:r>
        <w:r w:rsidR="009F0495" w:rsidDel="00B65659">
          <w:rPr>
            <w:rFonts w:ascii="Times New Roman" w:hAnsi="Times New Roman"/>
            <w:bCs/>
            <w:sz w:val="24"/>
            <w:szCs w:val="24"/>
          </w:rPr>
          <w:delText>9</w:delText>
        </w:r>
      </w:del>
      <w:r w:rsidR="009F0495">
        <w:rPr>
          <w:rFonts w:ascii="Times New Roman" w:hAnsi="Times New Roman"/>
          <w:bCs/>
          <w:sz w:val="24"/>
          <w:szCs w:val="24"/>
        </w:rPr>
        <w:t>, 3</w:t>
      </w:r>
      <w:ins w:id="432" w:author="choi young" w:date="2021-12-29T12:53:00Z">
        <w:r w:rsidR="00B65659">
          <w:rPr>
            <w:rFonts w:ascii="Times New Roman" w:hAnsi="Times New Roman"/>
            <w:bCs/>
            <w:sz w:val="24"/>
            <w:szCs w:val="24"/>
          </w:rPr>
          <w:t>1</w:t>
        </w:r>
      </w:ins>
      <w:del w:id="433" w:author="choi young" w:date="2021-12-29T12:53:00Z">
        <w:r w:rsidR="009F0495" w:rsidDel="00B65659">
          <w:rPr>
            <w:rFonts w:ascii="Times New Roman" w:hAnsi="Times New Roman"/>
            <w:bCs/>
            <w:sz w:val="24"/>
            <w:szCs w:val="24"/>
          </w:rPr>
          <w:delText>0</w:delText>
        </w:r>
      </w:del>
      <w:r>
        <w:rPr>
          <w:rFonts w:ascii="Times New Roman" w:hAnsi="Times New Roman"/>
          <w:bCs/>
          <w:sz w:val="24"/>
          <w:szCs w:val="24"/>
        </w:rPr>
        <w:t>), and the final SNR of NS-SOFI image (Fig. R</w:t>
      </w:r>
      <w:r w:rsidR="009F0495">
        <w:rPr>
          <w:rFonts w:ascii="Times New Roman" w:hAnsi="Times New Roman"/>
          <w:bCs/>
          <w:sz w:val="24"/>
          <w:szCs w:val="24"/>
        </w:rPr>
        <w:t>3</w:t>
      </w:r>
      <w:del w:id="434" w:author="choi young" w:date="2021-12-29T12:53:00Z">
        <w:r w:rsidR="009F0495" w:rsidDel="00B65659">
          <w:rPr>
            <w:rFonts w:ascii="Times New Roman" w:hAnsi="Times New Roman"/>
            <w:bCs/>
            <w:sz w:val="24"/>
            <w:szCs w:val="24"/>
          </w:rPr>
          <w:delText>1</w:delText>
        </w:r>
      </w:del>
      <w:ins w:id="435" w:author="choi young" w:date="2021-12-29T12:53:00Z">
        <w:r w:rsidR="00B65659">
          <w:rPr>
            <w:rFonts w:ascii="Times New Roman" w:hAnsi="Times New Roman"/>
            <w:bCs/>
            <w:sz w:val="24"/>
            <w:szCs w:val="24"/>
          </w:rPr>
          <w:t>2</w:t>
        </w:r>
      </w:ins>
      <w:r>
        <w:rPr>
          <w:rFonts w:ascii="Times New Roman" w:hAnsi="Times New Roman"/>
          <w:bCs/>
          <w:sz w:val="24"/>
          <w:szCs w:val="24"/>
        </w:rPr>
        <w:t>) without lengthy description.</w:t>
      </w:r>
    </w:p>
    <w:p w14:paraId="01B89076" w14:textId="4B1E2A05" w:rsidR="00EA1DCA" w:rsidRDefault="00EA1DCA" w:rsidP="0036202B">
      <w:pPr>
        <w:spacing w:line="360" w:lineRule="auto"/>
        <w:jc w:val="center"/>
        <w:rPr>
          <w:rFonts w:ascii="Times New Roman" w:hAnsi="Times New Roman"/>
          <w:bCs/>
          <w:sz w:val="24"/>
          <w:szCs w:val="24"/>
        </w:rPr>
      </w:pPr>
      <w:r>
        <w:rPr>
          <w:rFonts w:ascii="Times New Roman" w:hAnsi="Times New Roman" w:hint="eastAsia"/>
          <w:bCs/>
          <w:noProof/>
          <w:sz w:val="24"/>
          <w:szCs w:val="24"/>
        </w:rPr>
        <w:drawing>
          <wp:inline distT="0" distB="0" distL="0" distR="0" wp14:anchorId="101B364A" wp14:editId="256867ED">
            <wp:extent cx="4397760" cy="2687574"/>
            <wp:effectExtent l="19050" t="19050" r="22225" b="17780"/>
            <wp:docPr id="133" name="그림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그림 13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17480" cy="2699625"/>
                    </a:xfrm>
                    <a:prstGeom prst="rect">
                      <a:avLst/>
                    </a:prstGeom>
                    <a:ln>
                      <a:solidFill>
                        <a:schemeClr val="tx1"/>
                      </a:solidFill>
                    </a:ln>
                  </pic:spPr>
                </pic:pic>
              </a:graphicData>
            </a:graphic>
          </wp:inline>
        </w:drawing>
      </w:r>
    </w:p>
    <w:p w14:paraId="5F3EE073" w14:textId="72FADDC3" w:rsidR="0058075A" w:rsidRPr="0036202B" w:rsidRDefault="0036202B" w:rsidP="007C685A">
      <w:pPr>
        <w:spacing w:line="360" w:lineRule="auto"/>
        <w:rPr>
          <w:rFonts w:ascii="Times New Roman" w:hAnsi="Times New Roman"/>
          <w:b/>
          <w:sz w:val="24"/>
          <w:szCs w:val="24"/>
        </w:rPr>
      </w:pPr>
      <w:r w:rsidRPr="0036202B">
        <w:rPr>
          <w:rFonts w:ascii="Times New Roman" w:hAnsi="Times New Roman" w:hint="eastAsia"/>
          <w:b/>
          <w:sz w:val="24"/>
          <w:szCs w:val="24"/>
        </w:rPr>
        <w:t>F</w:t>
      </w:r>
      <w:r w:rsidRPr="0036202B">
        <w:rPr>
          <w:rFonts w:ascii="Times New Roman" w:hAnsi="Times New Roman"/>
          <w:b/>
          <w:sz w:val="24"/>
          <w:szCs w:val="24"/>
        </w:rPr>
        <w:t>ig. R2</w:t>
      </w:r>
      <w:ins w:id="436" w:author="choi young" w:date="2021-12-29T12:53:00Z">
        <w:r w:rsidR="00B65659">
          <w:rPr>
            <w:rFonts w:ascii="Times New Roman" w:hAnsi="Times New Roman"/>
            <w:b/>
            <w:sz w:val="24"/>
            <w:szCs w:val="24"/>
          </w:rPr>
          <w:t>7</w:t>
        </w:r>
      </w:ins>
      <w:del w:id="437" w:author="choi young" w:date="2021-12-29T12:53:00Z">
        <w:r w:rsidRPr="0036202B" w:rsidDel="00B65659">
          <w:rPr>
            <w:rFonts w:ascii="Times New Roman" w:hAnsi="Times New Roman"/>
            <w:b/>
            <w:sz w:val="24"/>
            <w:szCs w:val="24"/>
          </w:rPr>
          <w:delText>6</w:delText>
        </w:r>
      </w:del>
      <w:r w:rsidRPr="0036202B">
        <w:rPr>
          <w:rFonts w:ascii="Times New Roman" w:hAnsi="Times New Roman"/>
          <w:b/>
          <w:sz w:val="24"/>
          <w:szCs w:val="24"/>
        </w:rPr>
        <w:t>. Direct observables in NS-SOFI imaging configuration and their corresponding calibration methods.</w:t>
      </w:r>
    </w:p>
    <w:p w14:paraId="1EA2DF10" w14:textId="29FA953D" w:rsidR="0036202B" w:rsidRDefault="0058075A" w:rsidP="0036202B">
      <w:pPr>
        <w:spacing w:line="360" w:lineRule="auto"/>
        <w:jc w:val="center"/>
        <w:rPr>
          <w:rFonts w:ascii="Times New Roman" w:hAnsi="Times New Roman"/>
          <w:bCs/>
          <w:sz w:val="24"/>
          <w:szCs w:val="24"/>
        </w:rPr>
      </w:pPr>
      <w:r>
        <w:rPr>
          <w:rFonts w:ascii="Times New Roman" w:hAnsi="Times New Roman" w:hint="eastAsia"/>
          <w:bCs/>
          <w:noProof/>
          <w:sz w:val="24"/>
          <w:szCs w:val="24"/>
        </w:rPr>
        <w:drawing>
          <wp:inline distT="0" distB="0" distL="0" distR="0" wp14:anchorId="008EA486" wp14:editId="08E1531C">
            <wp:extent cx="4384218" cy="2804617"/>
            <wp:effectExtent l="19050" t="19050" r="16510" b="15240"/>
            <wp:docPr id="138" name="그림 138"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그림 138" descr="텍스트이(가) 표시된 사진&#10;&#10;자동 생성된 설명"/>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14127" cy="2823750"/>
                    </a:xfrm>
                    <a:prstGeom prst="rect">
                      <a:avLst/>
                    </a:prstGeom>
                    <a:ln>
                      <a:solidFill>
                        <a:schemeClr val="tx1"/>
                      </a:solidFill>
                    </a:ln>
                  </pic:spPr>
                </pic:pic>
              </a:graphicData>
            </a:graphic>
          </wp:inline>
        </w:drawing>
      </w:r>
    </w:p>
    <w:p w14:paraId="0D3C0E5E" w14:textId="122A7FE9" w:rsidR="0036202B" w:rsidRPr="0036202B" w:rsidRDefault="0036202B" w:rsidP="0036202B">
      <w:pPr>
        <w:spacing w:line="360" w:lineRule="auto"/>
        <w:jc w:val="left"/>
        <w:rPr>
          <w:rFonts w:ascii="Times New Roman" w:hAnsi="Times New Roman"/>
          <w:b/>
          <w:sz w:val="24"/>
          <w:szCs w:val="24"/>
        </w:rPr>
      </w:pPr>
      <w:r w:rsidRPr="0036202B">
        <w:rPr>
          <w:rFonts w:ascii="Times New Roman" w:hAnsi="Times New Roman" w:hint="eastAsia"/>
          <w:b/>
          <w:sz w:val="24"/>
          <w:szCs w:val="24"/>
        </w:rPr>
        <w:t>F</w:t>
      </w:r>
      <w:r w:rsidRPr="0036202B">
        <w:rPr>
          <w:rFonts w:ascii="Times New Roman" w:hAnsi="Times New Roman"/>
          <w:b/>
          <w:sz w:val="24"/>
          <w:szCs w:val="24"/>
        </w:rPr>
        <w:t>ig. R2</w:t>
      </w:r>
      <w:ins w:id="438" w:author="choi young" w:date="2021-12-29T12:53:00Z">
        <w:r w:rsidR="005D7947">
          <w:rPr>
            <w:rFonts w:ascii="Times New Roman" w:hAnsi="Times New Roman"/>
            <w:b/>
            <w:sz w:val="24"/>
            <w:szCs w:val="24"/>
          </w:rPr>
          <w:t>8</w:t>
        </w:r>
      </w:ins>
      <w:del w:id="439" w:author="choi young" w:date="2021-12-29T12:53:00Z">
        <w:r w:rsidRPr="0036202B" w:rsidDel="005D7947">
          <w:rPr>
            <w:rFonts w:ascii="Times New Roman" w:hAnsi="Times New Roman"/>
            <w:b/>
            <w:sz w:val="24"/>
            <w:szCs w:val="24"/>
          </w:rPr>
          <w:delText>7</w:delText>
        </w:r>
      </w:del>
      <w:r w:rsidRPr="0036202B">
        <w:rPr>
          <w:rFonts w:ascii="Times New Roman" w:hAnsi="Times New Roman"/>
          <w:b/>
          <w:sz w:val="24"/>
          <w:szCs w:val="24"/>
        </w:rPr>
        <w:t>. Indirect observables</w:t>
      </w:r>
      <w:r>
        <w:rPr>
          <w:rFonts w:ascii="Times New Roman" w:hAnsi="Times New Roman"/>
          <w:b/>
          <w:sz w:val="24"/>
          <w:szCs w:val="24"/>
        </w:rPr>
        <w:t xml:space="preserve"> that is difficult to be assessed directly in practice.</w:t>
      </w:r>
    </w:p>
    <w:p w14:paraId="321BB135" w14:textId="062A0491" w:rsidR="0036202B" w:rsidRDefault="0058075A" w:rsidP="009F0495">
      <w:pPr>
        <w:spacing w:line="360" w:lineRule="auto"/>
        <w:jc w:val="center"/>
        <w:rPr>
          <w:rFonts w:ascii="Times New Roman" w:hAnsi="Times New Roman"/>
          <w:bCs/>
          <w:sz w:val="24"/>
          <w:szCs w:val="24"/>
        </w:rPr>
      </w:pPr>
      <w:r>
        <w:rPr>
          <w:rFonts w:ascii="Times New Roman" w:hAnsi="Times New Roman" w:hint="eastAsia"/>
          <w:bCs/>
          <w:noProof/>
          <w:sz w:val="24"/>
          <w:szCs w:val="24"/>
        </w:rPr>
        <w:lastRenderedPageBreak/>
        <w:drawing>
          <wp:inline distT="0" distB="0" distL="0" distR="0" wp14:anchorId="1EC369AF" wp14:editId="52529A4F">
            <wp:extent cx="5148977" cy="3176326"/>
            <wp:effectExtent l="19050" t="19050" r="13970" b="24130"/>
            <wp:docPr id="140" name="그림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그림 14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66167" cy="3186930"/>
                    </a:xfrm>
                    <a:prstGeom prst="rect">
                      <a:avLst/>
                    </a:prstGeom>
                    <a:ln>
                      <a:solidFill>
                        <a:schemeClr val="tx1"/>
                      </a:solidFill>
                    </a:ln>
                  </pic:spPr>
                </pic:pic>
              </a:graphicData>
            </a:graphic>
          </wp:inline>
        </w:drawing>
      </w:r>
    </w:p>
    <w:p w14:paraId="3E844307" w14:textId="7E95875A" w:rsidR="0036202B" w:rsidRPr="0036202B" w:rsidRDefault="0036202B" w:rsidP="0036202B">
      <w:pPr>
        <w:spacing w:line="360" w:lineRule="auto"/>
        <w:jc w:val="left"/>
        <w:rPr>
          <w:rFonts w:ascii="Times New Roman" w:hAnsi="Times New Roman"/>
          <w:b/>
          <w:sz w:val="24"/>
          <w:szCs w:val="24"/>
        </w:rPr>
      </w:pPr>
      <w:r w:rsidRPr="0036202B">
        <w:rPr>
          <w:rFonts w:ascii="Times New Roman" w:hAnsi="Times New Roman" w:hint="eastAsia"/>
          <w:b/>
          <w:sz w:val="24"/>
          <w:szCs w:val="24"/>
        </w:rPr>
        <w:t>F</w:t>
      </w:r>
      <w:r w:rsidRPr="0036202B">
        <w:rPr>
          <w:rFonts w:ascii="Times New Roman" w:hAnsi="Times New Roman"/>
          <w:b/>
          <w:sz w:val="24"/>
          <w:szCs w:val="24"/>
        </w:rPr>
        <w:t>ig. R2</w:t>
      </w:r>
      <w:ins w:id="440" w:author="choi young" w:date="2021-12-29T12:54:00Z">
        <w:r w:rsidR="00AA6D48">
          <w:rPr>
            <w:rFonts w:ascii="Times New Roman" w:hAnsi="Times New Roman"/>
            <w:b/>
            <w:sz w:val="24"/>
            <w:szCs w:val="24"/>
          </w:rPr>
          <w:t>9</w:t>
        </w:r>
      </w:ins>
      <w:del w:id="441" w:author="choi young" w:date="2021-12-29T12:54:00Z">
        <w:r w:rsidDel="00AA6D48">
          <w:rPr>
            <w:rFonts w:ascii="Times New Roman" w:hAnsi="Times New Roman"/>
            <w:b/>
            <w:sz w:val="24"/>
            <w:szCs w:val="24"/>
          </w:rPr>
          <w:delText>8</w:delText>
        </w:r>
      </w:del>
      <w:r w:rsidRPr="0036202B">
        <w:rPr>
          <w:rFonts w:ascii="Times New Roman" w:hAnsi="Times New Roman"/>
          <w:b/>
          <w:sz w:val="24"/>
          <w:szCs w:val="24"/>
        </w:rPr>
        <w:t xml:space="preserve">. </w:t>
      </w:r>
      <w:r w:rsidR="009F0495">
        <w:rPr>
          <w:rFonts w:ascii="Times New Roman" w:hAnsi="Times New Roman"/>
          <w:b/>
          <w:sz w:val="24"/>
          <w:szCs w:val="24"/>
        </w:rPr>
        <w:t>Hardware to control and monitor each degree of freedom in NS-SOFI imaging experiment</w:t>
      </w:r>
      <w:r>
        <w:rPr>
          <w:rFonts w:ascii="Times New Roman" w:hAnsi="Times New Roman"/>
          <w:b/>
          <w:sz w:val="24"/>
          <w:szCs w:val="24"/>
        </w:rPr>
        <w:t>.</w:t>
      </w:r>
    </w:p>
    <w:p w14:paraId="14FDDFC2" w14:textId="77777777" w:rsidR="0036202B" w:rsidRPr="0036202B" w:rsidRDefault="0036202B" w:rsidP="007C685A">
      <w:pPr>
        <w:spacing w:line="360" w:lineRule="auto"/>
        <w:rPr>
          <w:rFonts w:ascii="Times New Roman" w:hAnsi="Times New Roman"/>
          <w:bCs/>
          <w:sz w:val="24"/>
          <w:szCs w:val="24"/>
        </w:rPr>
      </w:pPr>
    </w:p>
    <w:p w14:paraId="797CD84D" w14:textId="51672ED2" w:rsidR="009F0495" w:rsidRDefault="0058075A" w:rsidP="009F0495">
      <w:pPr>
        <w:spacing w:line="360" w:lineRule="auto"/>
        <w:jc w:val="center"/>
        <w:rPr>
          <w:rFonts w:ascii="Times New Roman" w:hAnsi="Times New Roman"/>
          <w:bCs/>
          <w:sz w:val="24"/>
          <w:szCs w:val="24"/>
        </w:rPr>
      </w:pPr>
      <w:r>
        <w:rPr>
          <w:rFonts w:ascii="Times New Roman" w:hAnsi="Times New Roman" w:hint="eastAsia"/>
          <w:bCs/>
          <w:noProof/>
          <w:sz w:val="24"/>
          <w:szCs w:val="24"/>
        </w:rPr>
        <w:drawing>
          <wp:inline distT="0" distB="0" distL="0" distR="0" wp14:anchorId="1D5DC46B" wp14:editId="53F86580">
            <wp:extent cx="5182250" cy="3141157"/>
            <wp:effectExtent l="19050" t="19050" r="18415" b="21590"/>
            <wp:docPr id="141" name="그림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그림 14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189627" cy="3145629"/>
                    </a:xfrm>
                    <a:prstGeom prst="rect">
                      <a:avLst/>
                    </a:prstGeom>
                    <a:ln>
                      <a:solidFill>
                        <a:schemeClr val="tx1"/>
                      </a:solidFill>
                    </a:ln>
                  </pic:spPr>
                </pic:pic>
              </a:graphicData>
            </a:graphic>
          </wp:inline>
        </w:drawing>
      </w:r>
    </w:p>
    <w:p w14:paraId="1DA1F313" w14:textId="05769CAA" w:rsidR="009F0495" w:rsidRPr="0036202B" w:rsidRDefault="009F0495" w:rsidP="009F0495">
      <w:pPr>
        <w:spacing w:line="360" w:lineRule="auto"/>
        <w:jc w:val="left"/>
        <w:rPr>
          <w:rFonts w:ascii="Times New Roman" w:hAnsi="Times New Roman"/>
          <w:b/>
          <w:sz w:val="24"/>
          <w:szCs w:val="24"/>
        </w:rPr>
      </w:pPr>
      <w:r w:rsidRPr="0036202B">
        <w:rPr>
          <w:rFonts w:ascii="Times New Roman" w:hAnsi="Times New Roman" w:hint="eastAsia"/>
          <w:b/>
          <w:sz w:val="24"/>
          <w:szCs w:val="24"/>
        </w:rPr>
        <w:t>F</w:t>
      </w:r>
      <w:r w:rsidRPr="0036202B">
        <w:rPr>
          <w:rFonts w:ascii="Times New Roman" w:hAnsi="Times New Roman"/>
          <w:b/>
          <w:sz w:val="24"/>
          <w:szCs w:val="24"/>
        </w:rPr>
        <w:t>ig. R</w:t>
      </w:r>
      <w:ins w:id="442" w:author="choi young" w:date="2021-12-29T12:54:00Z">
        <w:r w:rsidR="00AA6D48">
          <w:rPr>
            <w:rFonts w:ascii="Times New Roman" w:hAnsi="Times New Roman"/>
            <w:b/>
            <w:sz w:val="24"/>
            <w:szCs w:val="24"/>
          </w:rPr>
          <w:t>30</w:t>
        </w:r>
      </w:ins>
      <w:del w:id="443" w:author="choi young" w:date="2021-12-29T12:54:00Z">
        <w:r w:rsidRPr="0036202B" w:rsidDel="00AA6D48">
          <w:rPr>
            <w:rFonts w:ascii="Times New Roman" w:hAnsi="Times New Roman"/>
            <w:b/>
            <w:sz w:val="24"/>
            <w:szCs w:val="24"/>
          </w:rPr>
          <w:delText>2</w:delText>
        </w:r>
        <w:r w:rsidDel="00AA6D48">
          <w:rPr>
            <w:rFonts w:ascii="Times New Roman" w:hAnsi="Times New Roman"/>
            <w:b/>
            <w:sz w:val="24"/>
            <w:szCs w:val="24"/>
          </w:rPr>
          <w:delText>9</w:delText>
        </w:r>
      </w:del>
      <w:r w:rsidRPr="0036202B">
        <w:rPr>
          <w:rFonts w:ascii="Times New Roman" w:hAnsi="Times New Roman"/>
          <w:b/>
          <w:sz w:val="24"/>
          <w:szCs w:val="24"/>
        </w:rPr>
        <w:t xml:space="preserve">. </w:t>
      </w:r>
      <w:r>
        <w:rPr>
          <w:rFonts w:ascii="Times New Roman" w:hAnsi="Times New Roman"/>
          <w:b/>
          <w:sz w:val="24"/>
          <w:szCs w:val="24"/>
        </w:rPr>
        <w:t xml:space="preserve">How each imaging component affects the final SNR of the diffraction limited (denoted as </w:t>
      </w:r>
      <w:r w:rsidRPr="009F0495">
        <w:rPr>
          <w:rFonts w:ascii="Times New Roman" w:hAnsi="Times New Roman"/>
          <w:b/>
          <w:i/>
          <w:iCs/>
          <w:sz w:val="24"/>
          <w:szCs w:val="24"/>
        </w:rPr>
        <w:t>DL</w:t>
      </w:r>
      <w:r>
        <w:rPr>
          <w:rFonts w:ascii="Times New Roman" w:hAnsi="Times New Roman"/>
          <w:b/>
          <w:sz w:val="24"/>
          <w:szCs w:val="24"/>
        </w:rPr>
        <w:t>) image stack.</w:t>
      </w:r>
    </w:p>
    <w:p w14:paraId="29A107CD" w14:textId="52CF7573" w:rsidR="0058075A" w:rsidRDefault="009F0495" w:rsidP="009F0495">
      <w:pPr>
        <w:spacing w:line="360" w:lineRule="auto"/>
        <w:jc w:val="center"/>
        <w:rPr>
          <w:rFonts w:ascii="Times New Roman" w:hAnsi="Times New Roman"/>
          <w:bCs/>
          <w:sz w:val="24"/>
          <w:szCs w:val="24"/>
        </w:rPr>
      </w:pPr>
      <w:r>
        <w:rPr>
          <w:rFonts w:ascii="Times New Roman" w:hAnsi="Times New Roman" w:hint="eastAsia"/>
          <w:bCs/>
          <w:noProof/>
          <w:sz w:val="24"/>
          <w:szCs w:val="24"/>
        </w:rPr>
        <w:lastRenderedPageBreak/>
        <w:drawing>
          <wp:inline distT="0" distB="0" distL="0" distR="0" wp14:anchorId="056E34C5" wp14:editId="13A0504A">
            <wp:extent cx="5249925" cy="3357253"/>
            <wp:effectExtent l="0" t="0" r="0" b="0"/>
            <wp:docPr id="139" name="그림 139" descr="텍스트, 운송, 신호등, 벡터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그림 139" descr="텍스트, 운송, 신호등, 벡터그래픽이(가) 표시된 사진&#10;&#10;자동 생성된 설명"/>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80161" cy="3376589"/>
                    </a:xfrm>
                    <a:prstGeom prst="rect">
                      <a:avLst/>
                    </a:prstGeom>
                    <a:ln>
                      <a:noFill/>
                    </a:ln>
                  </pic:spPr>
                </pic:pic>
              </a:graphicData>
            </a:graphic>
          </wp:inline>
        </w:drawing>
      </w:r>
    </w:p>
    <w:p w14:paraId="2913CA2B" w14:textId="207DE369" w:rsidR="009F0495" w:rsidRPr="0036202B" w:rsidRDefault="009F0495" w:rsidP="009F0495">
      <w:pPr>
        <w:spacing w:line="360" w:lineRule="auto"/>
        <w:jc w:val="left"/>
        <w:rPr>
          <w:rFonts w:ascii="Times New Roman" w:hAnsi="Times New Roman"/>
          <w:b/>
          <w:sz w:val="24"/>
          <w:szCs w:val="24"/>
        </w:rPr>
      </w:pPr>
      <w:r w:rsidRPr="0036202B">
        <w:rPr>
          <w:rFonts w:ascii="Times New Roman" w:hAnsi="Times New Roman" w:hint="eastAsia"/>
          <w:b/>
          <w:sz w:val="24"/>
          <w:szCs w:val="24"/>
        </w:rPr>
        <w:t>F</w:t>
      </w:r>
      <w:r w:rsidRPr="0036202B">
        <w:rPr>
          <w:rFonts w:ascii="Times New Roman" w:hAnsi="Times New Roman"/>
          <w:b/>
          <w:sz w:val="24"/>
          <w:szCs w:val="24"/>
        </w:rPr>
        <w:t>ig. R</w:t>
      </w:r>
      <w:r>
        <w:rPr>
          <w:rFonts w:ascii="Times New Roman" w:hAnsi="Times New Roman"/>
          <w:b/>
          <w:sz w:val="24"/>
          <w:szCs w:val="24"/>
        </w:rPr>
        <w:t>3</w:t>
      </w:r>
      <w:del w:id="444" w:author="choi young" w:date="2021-12-29T12:54:00Z">
        <w:r w:rsidDel="006E1D04">
          <w:rPr>
            <w:rFonts w:ascii="Times New Roman" w:hAnsi="Times New Roman"/>
            <w:b/>
            <w:sz w:val="24"/>
            <w:szCs w:val="24"/>
          </w:rPr>
          <w:delText>0</w:delText>
        </w:r>
      </w:del>
      <w:ins w:id="445" w:author="choi young" w:date="2021-12-29T12:54:00Z">
        <w:r w:rsidR="006E1D04">
          <w:rPr>
            <w:rFonts w:ascii="Times New Roman" w:hAnsi="Times New Roman"/>
            <w:b/>
            <w:sz w:val="24"/>
            <w:szCs w:val="24"/>
          </w:rPr>
          <w:t>1</w:t>
        </w:r>
      </w:ins>
      <w:r w:rsidRPr="0036202B">
        <w:rPr>
          <w:rFonts w:ascii="Times New Roman" w:hAnsi="Times New Roman"/>
          <w:b/>
          <w:sz w:val="24"/>
          <w:szCs w:val="24"/>
        </w:rPr>
        <w:t xml:space="preserve">. </w:t>
      </w:r>
      <w:r>
        <w:rPr>
          <w:rFonts w:ascii="Times New Roman" w:hAnsi="Times New Roman"/>
          <w:b/>
          <w:sz w:val="24"/>
          <w:szCs w:val="24"/>
        </w:rPr>
        <w:t xml:space="preserve">Deteriorating SNR </w:t>
      </w:r>
      <w:ins w:id="446" w:author="choi young" w:date="2021-12-29T12:54:00Z">
        <w:r w:rsidR="006E1D04">
          <w:rPr>
            <w:rFonts w:ascii="Times New Roman" w:hAnsi="Times New Roman"/>
            <w:b/>
            <w:sz w:val="24"/>
            <w:szCs w:val="24"/>
          </w:rPr>
          <w:t>owing</w:t>
        </w:r>
      </w:ins>
      <w:del w:id="447" w:author="choi young" w:date="2021-12-29T12:54:00Z">
        <w:r w:rsidDel="006E1D04">
          <w:rPr>
            <w:rFonts w:ascii="Times New Roman" w:hAnsi="Times New Roman"/>
            <w:b/>
            <w:sz w:val="24"/>
            <w:szCs w:val="24"/>
          </w:rPr>
          <w:delText>due</w:delText>
        </w:r>
      </w:del>
      <w:r>
        <w:rPr>
          <w:rFonts w:ascii="Times New Roman" w:hAnsi="Times New Roman"/>
          <w:b/>
          <w:sz w:val="24"/>
          <w:szCs w:val="24"/>
        </w:rPr>
        <w:t xml:space="preserve"> to lack of optical sectioning inherent in the current disordered substrate for NS-SOFI imaging experiment. </w:t>
      </w:r>
    </w:p>
    <w:p w14:paraId="25F8C745" w14:textId="1F55C1BA" w:rsidR="009F0495" w:rsidRPr="009F0495" w:rsidRDefault="009F0495" w:rsidP="009F0495">
      <w:pPr>
        <w:spacing w:line="360" w:lineRule="auto"/>
        <w:jc w:val="center"/>
        <w:rPr>
          <w:rFonts w:ascii="Times New Roman" w:hAnsi="Times New Roman"/>
          <w:bCs/>
          <w:sz w:val="24"/>
          <w:szCs w:val="24"/>
        </w:rPr>
      </w:pPr>
      <w:r>
        <w:rPr>
          <w:rFonts w:ascii="Times New Roman" w:hAnsi="Times New Roman" w:hint="eastAsia"/>
          <w:bCs/>
          <w:noProof/>
          <w:sz w:val="24"/>
          <w:szCs w:val="24"/>
        </w:rPr>
        <w:drawing>
          <wp:inline distT="0" distB="0" distL="0" distR="0" wp14:anchorId="37F5BF08" wp14:editId="793DCFDB">
            <wp:extent cx="5796028" cy="3653180"/>
            <wp:effectExtent l="19050" t="19050" r="14605" b="23495"/>
            <wp:docPr id="142" name="그림 142"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그림 142" descr="텍스트이(가) 표시된 사진&#10;&#10;자동 생성된 설명"/>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08967" cy="3661335"/>
                    </a:xfrm>
                    <a:prstGeom prst="rect">
                      <a:avLst/>
                    </a:prstGeom>
                    <a:ln>
                      <a:solidFill>
                        <a:schemeClr val="tx1"/>
                      </a:solidFill>
                    </a:ln>
                  </pic:spPr>
                </pic:pic>
              </a:graphicData>
            </a:graphic>
          </wp:inline>
        </w:drawing>
      </w:r>
    </w:p>
    <w:p w14:paraId="322BF67B" w14:textId="70047407" w:rsidR="009F0495" w:rsidRPr="0036202B" w:rsidRDefault="009F0495" w:rsidP="009F0495">
      <w:pPr>
        <w:spacing w:line="360" w:lineRule="auto"/>
        <w:jc w:val="left"/>
        <w:rPr>
          <w:rFonts w:ascii="Times New Roman" w:hAnsi="Times New Roman"/>
          <w:b/>
          <w:sz w:val="24"/>
          <w:szCs w:val="24"/>
        </w:rPr>
      </w:pPr>
      <w:r w:rsidRPr="0036202B">
        <w:rPr>
          <w:rFonts w:ascii="Times New Roman" w:hAnsi="Times New Roman" w:hint="eastAsia"/>
          <w:b/>
          <w:sz w:val="24"/>
          <w:szCs w:val="24"/>
        </w:rPr>
        <w:t>F</w:t>
      </w:r>
      <w:r w:rsidRPr="0036202B">
        <w:rPr>
          <w:rFonts w:ascii="Times New Roman" w:hAnsi="Times New Roman"/>
          <w:b/>
          <w:sz w:val="24"/>
          <w:szCs w:val="24"/>
        </w:rPr>
        <w:t>ig. R</w:t>
      </w:r>
      <w:r>
        <w:rPr>
          <w:rFonts w:ascii="Times New Roman" w:hAnsi="Times New Roman"/>
          <w:b/>
          <w:sz w:val="24"/>
          <w:szCs w:val="24"/>
        </w:rPr>
        <w:t>3</w:t>
      </w:r>
      <w:ins w:id="448" w:author="choi young" w:date="2021-12-29T12:55:00Z">
        <w:r w:rsidR="00860580">
          <w:rPr>
            <w:rFonts w:ascii="Times New Roman" w:hAnsi="Times New Roman"/>
            <w:b/>
            <w:sz w:val="24"/>
            <w:szCs w:val="24"/>
          </w:rPr>
          <w:t>2</w:t>
        </w:r>
      </w:ins>
      <w:del w:id="449" w:author="choi young" w:date="2021-12-29T12:55:00Z">
        <w:r w:rsidDel="00860580">
          <w:rPr>
            <w:rFonts w:ascii="Times New Roman" w:hAnsi="Times New Roman"/>
            <w:b/>
            <w:sz w:val="24"/>
            <w:szCs w:val="24"/>
          </w:rPr>
          <w:delText>1</w:delText>
        </w:r>
      </w:del>
      <w:r w:rsidRPr="0036202B">
        <w:rPr>
          <w:rFonts w:ascii="Times New Roman" w:hAnsi="Times New Roman"/>
          <w:b/>
          <w:sz w:val="24"/>
          <w:szCs w:val="24"/>
        </w:rPr>
        <w:t xml:space="preserve">. </w:t>
      </w:r>
      <w:r>
        <w:rPr>
          <w:rFonts w:ascii="Times New Roman" w:hAnsi="Times New Roman"/>
          <w:b/>
          <w:sz w:val="24"/>
          <w:szCs w:val="24"/>
        </w:rPr>
        <w:t xml:space="preserve">How each imaging component affects the final SNR of the super-resolution NS-SOFI (denoted as </w:t>
      </w:r>
      <w:r>
        <w:rPr>
          <w:rFonts w:ascii="Times New Roman" w:hAnsi="Times New Roman"/>
          <w:b/>
          <w:i/>
          <w:iCs/>
          <w:sz w:val="24"/>
          <w:szCs w:val="24"/>
        </w:rPr>
        <w:t>SOFI</w:t>
      </w:r>
      <w:r>
        <w:rPr>
          <w:rFonts w:ascii="Times New Roman" w:hAnsi="Times New Roman"/>
          <w:b/>
          <w:sz w:val="24"/>
          <w:szCs w:val="24"/>
        </w:rPr>
        <w:t>) images.</w:t>
      </w:r>
    </w:p>
    <w:p w14:paraId="03A97433" w14:textId="0D6326DE" w:rsidR="0058075A" w:rsidRPr="009F0495" w:rsidDel="00C93312" w:rsidRDefault="0058075A" w:rsidP="007C685A">
      <w:pPr>
        <w:spacing w:line="360" w:lineRule="auto"/>
        <w:rPr>
          <w:del w:id="450" w:author="choi young" w:date="2021-12-29T14:26:00Z"/>
          <w:rFonts w:ascii="Times New Roman" w:hAnsi="Times New Roman"/>
          <w:bCs/>
          <w:sz w:val="24"/>
          <w:szCs w:val="24"/>
        </w:rPr>
      </w:pPr>
    </w:p>
    <w:p w14:paraId="7327E2F0" w14:textId="4D54353A" w:rsidR="0058075A" w:rsidDel="00C93312" w:rsidRDefault="0058075A" w:rsidP="007C685A">
      <w:pPr>
        <w:spacing w:line="360" w:lineRule="auto"/>
        <w:rPr>
          <w:del w:id="451" w:author="choi young" w:date="2021-12-29T14:26:00Z"/>
          <w:rFonts w:ascii="Times New Roman" w:hAnsi="Times New Roman"/>
          <w:bCs/>
          <w:sz w:val="24"/>
          <w:szCs w:val="24"/>
        </w:rPr>
      </w:pPr>
    </w:p>
    <w:p w14:paraId="2A0BF0E5" w14:textId="0A44F42D" w:rsidR="00CE436A" w:rsidRPr="00573914" w:rsidRDefault="00AB0A31" w:rsidP="00CE436A">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1.3.</w:t>
      </w:r>
      <w:r w:rsidR="009A52ED">
        <w:rPr>
          <w:rFonts w:ascii="Times New Roman" w:hAnsi="Times New Roman"/>
          <w:bCs/>
          <w:sz w:val="24"/>
          <w:szCs w:val="24"/>
        </w:rPr>
        <w:t>4</w:t>
      </w:r>
      <w:r>
        <w:rPr>
          <w:rFonts w:ascii="Times New Roman" w:hAnsi="Times New Roman"/>
          <w:bCs/>
          <w:sz w:val="24"/>
          <w:szCs w:val="24"/>
        </w:rPr>
        <w:t>. Reply to R1.3.1.</w:t>
      </w:r>
      <w:r w:rsidR="009A52ED">
        <w:rPr>
          <w:rFonts w:ascii="Times New Roman" w:hAnsi="Times New Roman"/>
          <w:bCs/>
          <w:sz w:val="24"/>
          <w:szCs w:val="24"/>
        </w:rPr>
        <w:t xml:space="preserve">: </w:t>
      </w:r>
      <w:r w:rsidR="009A52ED" w:rsidRPr="009A52ED">
        <w:rPr>
          <w:rFonts w:ascii="Times New Roman" w:hAnsi="Times New Roman"/>
          <w:b/>
          <w:sz w:val="24"/>
          <w:szCs w:val="24"/>
        </w:rPr>
        <w:t>c.</w:t>
      </w:r>
      <w:r w:rsidR="00CE436A">
        <w:rPr>
          <w:rFonts w:ascii="Times New Roman" w:hAnsi="Times New Roman"/>
          <w:bCs/>
          <w:sz w:val="24"/>
          <w:szCs w:val="24"/>
        </w:rPr>
        <w:t xml:space="preserve"> A proposal for a more viable form of the NS-SOFI: </w:t>
      </w:r>
      <w:proofErr w:type="spellStart"/>
      <w:r w:rsidR="00CE436A">
        <w:rPr>
          <w:rFonts w:ascii="Times New Roman" w:hAnsi="Times New Roman"/>
          <w:bCs/>
          <w:sz w:val="24"/>
          <w:szCs w:val="24"/>
        </w:rPr>
        <w:t>Chipscopes</w:t>
      </w:r>
      <w:proofErr w:type="spellEnd"/>
    </w:p>
    <w:p w14:paraId="54E14156" w14:textId="54885AF7" w:rsidR="00050557" w:rsidRDefault="00865AE2" w:rsidP="00050557">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1.3.</w:t>
      </w:r>
      <w:r w:rsidR="009A52ED">
        <w:rPr>
          <w:rFonts w:ascii="Times New Roman" w:hAnsi="Times New Roman"/>
          <w:bCs/>
          <w:sz w:val="24"/>
          <w:szCs w:val="24"/>
        </w:rPr>
        <w:t>4</w:t>
      </w:r>
      <w:r>
        <w:rPr>
          <w:rFonts w:ascii="Times New Roman" w:hAnsi="Times New Roman"/>
          <w:bCs/>
          <w:sz w:val="24"/>
          <w:szCs w:val="24"/>
        </w:rPr>
        <w:t>.1. Practical difficulties with disordered substrates composed of 3D random arrangement of dielectric nanoparticles for NS-SOFI imaging experiments.</w:t>
      </w:r>
    </w:p>
    <w:p w14:paraId="0E169784" w14:textId="395B89D4" w:rsidR="005F4D98" w:rsidRDefault="005F4D98" w:rsidP="00050557">
      <w:pPr>
        <w:spacing w:line="360" w:lineRule="auto"/>
        <w:rPr>
          <w:rFonts w:ascii="Times New Roman" w:hAnsi="Times New Roman"/>
          <w:bCs/>
          <w:sz w:val="24"/>
          <w:szCs w:val="24"/>
        </w:rPr>
      </w:pPr>
      <w:r>
        <w:rPr>
          <w:rFonts w:ascii="Times New Roman" w:hAnsi="Times New Roman"/>
          <w:bCs/>
          <w:sz w:val="24"/>
          <w:szCs w:val="24"/>
        </w:rPr>
        <w:tab/>
        <w:t xml:space="preserve">As detailed in </w:t>
      </w:r>
      <w:del w:id="452" w:author="YongKeun (Paul) Park" w:date="2021-12-29T11:06:00Z">
        <w:r w:rsidDel="00941694">
          <w:rPr>
            <w:rFonts w:ascii="Times New Roman" w:hAnsi="Times New Roman"/>
            <w:bCs/>
            <w:sz w:val="24"/>
            <w:szCs w:val="24"/>
          </w:rPr>
          <w:delText xml:space="preserve">the </w:delText>
        </w:r>
      </w:del>
      <w:ins w:id="453" w:author="YongKeun (Paul) Park" w:date="2021-12-29T11:06:00Z">
        <w:r w:rsidR="00941694">
          <w:rPr>
            <w:rFonts w:ascii="Times New Roman" w:hAnsi="Times New Roman"/>
            <w:bCs/>
            <w:sz w:val="24"/>
            <w:szCs w:val="24"/>
          </w:rPr>
          <w:t>S</w:t>
        </w:r>
      </w:ins>
      <w:del w:id="454" w:author="YongKeun (Paul) Park" w:date="2021-12-29T11:06:00Z">
        <w:r w:rsidDel="00941694">
          <w:rPr>
            <w:rFonts w:ascii="Times New Roman" w:hAnsi="Times New Roman"/>
            <w:bCs/>
            <w:sz w:val="24"/>
            <w:szCs w:val="24"/>
          </w:rPr>
          <w:delText>s</w:delText>
        </w:r>
      </w:del>
      <w:r>
        <w:rPr>
          <w:rFonts w:ascii="Times New Roman" w:hAnsi="Times New Roman"/>
          <w:bCs/>
          <w:sz w:val="24"/>
          <w:szCs w:val="24"/>
        </w:rPr>
        <w:t xml:space="preserve">ection R1.3.3., the present configuration of NS-SOFI with disordered nanoparticles </w:t>
      </w:r>
      <w:r w:rsidR="00F2707E">
        <w:rPr>
          <w:rFonts w:ascii="Times New Roman" w:hAnsi="Times New Roman"/>
          <w:bCs/>
          <w:sz w:val="24"/>
          <w:szCs w:val="24"/>
        </w:rPr>
        <w:t xml:space="preserve">has many disadvantages to be practically viable super-resolution imaging system, as reviewer #1 pointed out. To resolve this issue, we propose a new version of NS-SOFI illumination hardware, which can be </w:t>
      </w:r>
      <w:ins w:id="455" w:author="choi young" w:date="2021-12-29T12:55:00Z">
        <w:r w:rsidR="00B55B8D">
          <w:rPr>
            <w:rFonts w:ascii="Times New Roman" w:hAnsi="Times New Roman"/>
            <w:bCs/>
            <w:sz w:val="24"/>
            <w:szCs w:val="24"/>
          </w:rPr>
          <w:t xml:space="preserve">pursued as a </w:t>
        </w:r>
      </w:ins>
      <w:r w:rsidR="00F2707E">
        <w:rPr>
          <w:rFonts w:ascii="Times New Roman" w:hAnsi="Times New Roman"/>
          <w:bCs/>
          <w:sz w:val="24"/>
          <w:szCs w:val="24"/>
        </w:rPr>
        <w:t xml:space="preserve">future research topic. First, we provide </w:t>
      </w:r>
      <w:ins w:id="456" w:author="YongKeun (Paul) Park" w:date="2021-12-29T11:07:00Z">
        <w:r w:rsidR="00941694">
          <w:rPr>
            <w:rFonts w:ascii="Times New Roman" w:hAnsi="Times New Roman"/>
            <w:bCs/>
            <w:sz w:val="24"/>
            <w:szCs w:val="24"/>
          </w:rPr>
          <w:t xml:space="preserve">a </w:t>
        </w:r>
      </w:ins>
      <w:r w:rsidR="00F2707E">
        <w:rPr>
          <w:rFonts w:ascii="Times New Roman" w:hAnsi="Times New Roman"/>
          <w:bCs/>
          <w:sz w:val="24"/>
          <w:szCs w:val="24"/>
        </w:rPr>
        <w:t xml:space="preserve">visual summary of the inherent practical difficulties with </w:t>
      </w:r>
      <w:ins w:id="457" w:author="YongKeun (Paul) Park" w:date="2021-12-29T11:07:00Z">
        <w:r w:rsidR="00941694">
          <w:rPr>
            <w:rFonts w:ascii="Times New Roman" w:hAnsi="Times New Roman"/>
            <w:bCs/>
            <w:sz w:val="24"/>
            <w:szCs w:val="24"/>
          </w:rPr>
          <w:t xml:space="preserve">the </w:t>
        </w:r>
      </w:ins>
      <w:r w:rsidR="00F2707E">
        <w:rPr>
          <w:rFonts w:ascii="Times New Roman" w:hAnsi="Times New Roman"/>
          <w:bCs/>
          <w:sz w:val="24"/>
          <w:szCs w:val="24"/>
        </w:rPr>
        <w:t xml:space="preserve">current configuration of NS-SOFI.  </w:t>
      </w:r>
    </w:p>
    <w:p w14:paraId="407CD009" w14:textId="348C4718" w:rsidR="005F4D98" w:rsidRDefault="00421E6F" w:rsidP="00F2707E">
      <w:pPr>
        <w:spacing w:line="36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0C671F4A" wp14:editId="0C903BF7">
            <wp:extent cx="4751694" cy="2907030"/>
            <wp:effectExtent l="19050" t="19050" r="11430" b="26670"/>
            <wp:docPr id="146" name="그림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그림 14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781655" cy="2925360"/>
                    </a:xfrm>
                    <a:prstGeom prst="rect">
                      <a:avLst/>
                    </a:prstGeom>
                    <a:ln>
                      <a:solidFill>
                        <a:schemeClr val="tx1"/>
                      </a:solidFill>
                    </a:ln>
                  </pic:spPr>
                </pic:pic>
              </a:graphicData>
            </a:graphic>
          </wp:inline>
        </w:drawing>
      </w:r>
    </w:p>
    <w:p w14:paraId="04902AFB" w14:textId="2A938F4C" w:rsidR="00F2707E" w:rsidRDefault="00F2707E" w:rsidP="00F2707E">
      <w:pPr>
        <w:spacing w:line="360" w:lineRule="auto"/>
        <w:jc w:val="left"/>
        <w:rPr>
          <w:rFonts w:ascii="Times New Roman" w:hAnsi="Times New Roman"/>
          <w:b/>
          <w:sz w:val="24"/>
          <w:szCs w:val="24"/>
        </w:rPr>
      </w:pPr>
      <w:r w:rsidRPr="00F2707E">
        <w:rPr>
          <w:rFonts w:ascii="Times New Roman" w:hAnsi="Times New Roman"/>
          <w:b/>
          <w:sz w:val="24"/>
          <w:szCs w:val="24"/>
        </w:rPr>
        <w:t>Fig. R3</w:t>
      </w:r>
      <w:ins w:id="458" w:author="choi young" w:date="2021-12-29T12:55:00Z">
        <w:r w:rsidR="00C00E57">
          <w:rPr>
            <w:rFonts w:ascii="Times New Roman" w:hAnsi="Times New Roman"/>
            <w:b/>
            <w:sz w:val="24"/>
            <w:szCs w:val="24"/>
          </w:rPr>
          <w:t>3</w:t>
        </w:r>
      </w:ins>
      <w:del w:id="459" w:author="choi young" w:date="2021-12-29T12:55:00Z">
        <w:r w:rsidRPr="00F2707E" w:rsidDel="00C00E57">
          <w:rPr>
            <w:rFonts w:ascii="Times New Roman" w:hAnsi="Times New Roman"/>
            <w:b/>
            <w:sz w:val="24"/>
            <w:szCs w:val="24"/>
          </w:rPr>
          <w:delText>2</w:delText>
        </w:r>
      </w:del>
      <w:r w:rsidRPr="00F2707E">
        <w:rPr>
          <w:rFonts w:ascii="Times New Roman" w:hAnsi="Times New Roman"/>
          <w:b/>
          <w:sz w:val="24"/>
          <w:szCs w:val="24"/>
        </w:rPr>
        <w:t>. Lack of opportunity to engineer and simulate disorder with disordered substrates made of 3D random distribution of dielectric nanoparticles.</w:t>
      </w:r>
    </w:p>
    <w:p w14:paraId="59C74BA9" w14:textId="0A4563D5" w:rsidR="00F2707E" w:rsidRPr="00E123BF" w:rsidRDefault="00F2707E" w:rsidP="00E123BF">
      <w:pPr>
        <w:spacing w:line="360" w:lineRule="auto"/>
        <w:rPr>
          <w:rFonts w:ascii="Times New Roman" w:hAnsi="Times New Roman"/>
          <w:bCs/>
          <w:sz w:val="24"/>
          <w:szCs w:val="24"/>
        </w:rPr>
      </w:pPr>
      <w:r>
        <w:rPr>
          <w:rFonts w:ascii="Times New Roman" w:hAnsi="Times New Roman"/>
          <w:b/>
          <w:sz w:val="24"/>
          <w:szCs w:val="24"/>
        </w:rPr>
        <w:tab/>
      </w:r>
      <w:r w:rsidR="00E123BF">
        <w:rPr>
          <w:rFonts w:ascii="Times New Roman" w:hAnsi="Times New Roman"/>
          <w:bCs/>
          <w:sz w:val="24"/>
          <w:szCs w:val="24"/>
        </w:rPr>
        <w:t>Fig. R3</w:t>
      </w:r>
      <w:ins w:id="460" w:author="choi young" w:date="2021-12-29T12:56:00Z">
        <w:r w:rsidR="00511EE8">
          <w:rPr>
            <w:rFonts w:ascii="Times New Roman" w:hAnsi="Times New Roman"/>
            <w:bCs/>
            <w:sz w:val="24"/>
            <w:szCs w:val="24"/>
          </w:rPr>
          <w:t>3</w:t>
        </w:r>
      </w:ins>
      <w:del w:id="461" w:author="choi young" w:date="2021-12-29T12:56:00Z">
        <w:r w:rsidR="00E123BF" w:rsidDel="00511EE8">
          <w:rPr>
            <w:rFonts w:ascii="Times New Roman" w:hAnsi="Times New Roman"/>
            <w:bCs/>
            <w:sz w:val="24"/>
            <w:szCs w:val="24"/>
          </w:rPr>
          <w:delText>2</w:delText>
        </w:r>
      </w:del>
      <w:r w:rsidR="00E123BF">
        <w:rPr>
          <w:rFonts w:ascii="Times New Roman" w:hAnsi="Times New Roman"/>
          <w:bCs/>
          <w:sz w:val="24"/>
          <w:szCs w:val="24"/>
        </w:rPr>
        <w:t xml:space="preserve"> summarizes the crucial hurdles to impede the practical application of NS-SOFI. Our current disordered substrates composed of 3D random stacked dielectric nanoparticles are at the center of this practical issues.</w:t>
      </w:r>
      <w:r w:rsidR="00E123BF" w:rsidRPr="00E123BF">
        <w:rPr>
          <w:rFonts w:ascii="Times New Roman" w:hAnsi="Times New Roman"/>
          <w:bCs/>
          <w:sz w:val="24"/>
          <w:szCs w:val="24"/>
        </w:rPr>
        <w:t xml:space="preserve"> </w:t>
      </w:r>
      <w:r w:rsidR="00E123BF">
        <w:rPr>
          <w:rFonts w:ascii="Times New Roman" w:hAnsi="Times New Roman"/>
          <w:bCs/>
          <w:sz w:val="24"/>
          <w:szCs w:val="24"/>
        </w:rPr>
        <w:t>Too large degree of freedom makes it formidable to simulate light propagation inside the disordered media</w:t>
      </w:r>
      <w:del w:id="462" w:author="choi young" w:date="2021-12-29T12:56:00Z">
        <w:r w:rsidR="00E123BF" w:rsidDel="00511EE8">
          <w:rPr>
            <w:rFonts w:ascii="Times New Roman" w:hAnsi="Times New Roman"/>
            <w:bCs/>
            <w:sz w:val="24"/>
            <w:szCs w:val="24"/>
          </w:rPr>
          <w:delText xml:space="preserve"> (two-dimensional disorder is feasible)</w:delText>
        </w:r>
      </w:del>
      <w:r w:rsidR="00E123BF">
        <w:rPr>
          <w:rFonts w:ascii="Times New Roman" w:hAnsi="Times New Roman"/>
          <w:bCs/>
          <w:sz w:val="24"/>
          <w:szCs w:val="24"/>
        </w:rPr>
        <w:t xml:space="preserve">, we cannot predict </w:t>
      </w:r>
      <w:r w:rsidR="006A4989">
        <w:rPr>
          <w:rFonts w:ascii="Times New Roman" w:hAnsi="Times New Roman"/>
          <w:bCs/>
          <w:sz w:val="24"/>
          <w:szCs w:val="24"/>
        </w:rPr>
        <w:t xml:space="preserve">whether we can get near-field speckle patterns with desired grain size even in the computational setting. In addition to this blindness to computational prediction, fabrication methods such as spray-coating and chemical etching cannot control the statistical parameters characterizing the structural disorder of our substrates. </w:t>
      </w:r>
      <w:r w:rsidR="0023576E">
        <w:rPr>
          <w:rFonts w:ascii="Times New Roman" w:hAnsi="Times New Roman"/>
          <w:bCs/>
          <w:sz w:val="24"/>
          <w:szCs w:val="24"/>
        </w:rPr>
        <w:t>Hence, we have no means of optimizing speckle grain size at hand.</w:t>
      </w:r>
    </w:p>
    <w:p w14:paraId="088AD9C7" w14:textId="44F68A3A" w:rsidR="0023576E" w:rsidRDefault="00421E6F" w:rsidP="0023576E">
      <w:pPr>
        <w:spacing w:line="36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155305B" wp14:editId="682987DD">
            <wp:extent cx="5685542" cy="3455670"/>
            <wp:effectExtent l="19050" t="19050" r="10795" b="11430"/>
            <wp:docPr id="147"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그림 14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05122" cy="3467571"/>
                    </a:xfrm>
                    <a:prstGeom prst="rect">
                      <a:avLst/>
                    </a:prstGeom>
                    <a:ln>
                      <a:solidFill>
                        <a:schemeClr val="tx1"/>
                      </a:solidFill>
                    </a:ln>
                  </pic:spPr>
                </pic:pic>
              </a:graphicData>
            </a:graphic>
          </wp:inline>
        </w:drawing>
      </w:r>
    </w:p>
    <w:p w14:paraId="4121A56B" w14:textId="5912CF0F" w:rsidR="0023576E" w:rsidRPr="0023576E" w:rsidRDefault="0023576E" w:rsidP="00050557">
      <w:pPr>
        <w:spacing w:line="360" w:lineRule="auto"/>
        <w:rPr>
          <w:rFonts w:ascii="Times New Roman" w:hAnsi="Times New Roman"/>
          <w:b/>
          <w:sz w:val="24"/>
          <w:szCs w:val="24"/>
        </w:rPr>
      </w:pPr>
      <w:r w:rsidRPr="0023576E">
        <w:rPr>
          <w:rFonts w:ascii="Times New Roman" w:hAnsi="Times New Roman" w:hint="eastAsia"/>
          <w:b/>
          <w:sz w:val="24"/>
          <w:szCs w:val="24"/>
        </w:rPr>
        <w:t>F</w:t>
      </w:r>
      <w:r w:rsidRPr="0023576E">
        <w:rPr>
          <w:rFonts w:ascii="Times New Roman" w:hAnsi="Times New Roman"/>
          <w:b/>
          <w:sz w:val="24"/>
          <w:szCs w:val="24"/>
        </w:rPr>
        <w:t>ig. R3</w:t>
      </w:r>
      <w:ins w:id="463" w:author="choi young" w:date="2021-12-29T12:56:00Z">
        <w:r w:rsidR="00511EE8">
          <w:rPr>
            <w:rFonts w:ascii="Times New Roman" w:hAnsi="Times New Roman"/>
            <w:b/>
            <w:sz w:val="24"/>
            <w:szCs w:val="24"/>
          </w:rPr>
          <w:t>4</w:t>
        </w:r>
      </w:ins>
      <w:del w:id="464" w:author="choi young" w:date="2021-12-29T12:56:00Z">
        <w:r w:rsidRPr="0023576E" w:rsidDel="00511EE8">
          <w:rPr>
            <w:rFonts w:ascii="Times New Roman" w:hAnsi="Times New Roman"/>
            <w:b/>
            <w:sz w:val="24"/>
            <w:szCs w:val="24"/>
          </w:rPr>
          <w:delText>3</w:delText>
        </w:r>
      </w:del>
      <w:r w:rsidRPr="0023576E">
        <w:rPr>
          <w:rFonts w:ascii="Times New Roman" w:hAnsi="Times New Roman"/>
          <w:b/>
          <w:sz w:val="24"/>
          <w:szCs w:val="24"/>
        </w:rPr>
        <w:t>. Comparing our disordered substrates for NS-SOFI imaging and other near-field structured illumination platforms.</w:t>
      </w:r>
    </w:p>
    <w:p w14:paraId="6EA2EC34" w14:textId="6D59DBA8" w:rsidR="004E5BFE" w:rsidRDefault="0023576E" w:rsidP="00050557">
      <w:pPr>
        <w:spacing w:line="360" w:lineRule="auto"/>
        <w:rPr>
          <w:ins w:id="465" w:author="choi young" w:date="2021-12-29T13:00:00Z"/>
          <w:rFonts w:ascii="Times New Roman" w:hAnsi="Times New Roman"/>
          <w:bCs/>
          <w:sz w:val="24"/>
          <w:szCs w:val="24"/>
        </w:rPr>
      </w:pPr>
      <w:r>
        <w:rPr>
          <w:rFonts w:ascii="Times New Roman" w:hAnsi="Times New Roman"/>
          <w:bCs/>
          <w:sz w:val="24"/>
          <w:szCs w:val="24"/>
        </w:rPr>
        <w:tab/>
        <w:t xml:space="preserve">It is worth </w:t>
      </w:r>
      <w:del w:id="466" w:author="YongKeun (Paul) Park" w:date="2021-12-29T11:07:00Z">
        <w:r w:rsidDel="00941694">
          <w:rPr>
            <w:rFonts w:ascii="Times New Roman" w:hAnsi="Times New Roman"/>
            <w:bCs/>
            <w:sz w:val="24"/>
            <w:szCs w:val="24"/>
          </w:rPr>
          <w:delText>to compare</w:delText>
        </w:r>
      </w:del>
      <w:ins w:id="467" w:author="YongKeun (Paul) Park" w:date="2021-12-29T11:07:00Z">
        <w:r w:rsidR="00941694">
          <w:rPr>
            <w:rFonts w:ascii="Times New Roman" w:hAnsi="Times New Roman"/>
            <w:bCs/>
            <w:sz w:val="24"/>
            <w:szCs w:val="24"/>
          </w:rPr>
          <w:t>comparing</w:t>
        </w:r>
      </w:ins>
      <w:r>
        <w:rPr>
          <w:rFonts w:ascii="Times New Roman" w:hAnsi="Times New Roman"/>
          <w:bCs/>
          <w:sz w:val="24"/>
          <w:szCs w:val="24"/>
        </w:rPr>
        <w:t xml:space="preserve"> our disordered substrate as near-field random illumination shaper with other platforms, as exemplified in Fig. R3</w:t>
      </w:r>
      <w:ins w:id="468" w:author="choi young" w:date="2021-12-29T12:57:00Z">
        <w:r w:rsidR="00511EE8">
          <w:rPr>
            <w:rFonts w:ascii="Times New Roman" w:hAnsi="Times New Roman"/>
            <w:bCs/>
            <w:sz w:val="24"/>
            <w:szCs w:val="24"/>
          </w:rPr>
          <w:t>4</w:t>
        </w:r>
      </w:ins>
      <w:del w:id="469" w:author="choi young" w:date="2021-12-29T12:57:00Z">
        <w:r w:rsidDel="00511EE8">
          <w:rPr>
            <w:rFonts w:ascii="Times New Roman" w:hAnsi="Times New Roman"/>
            <w:bCs/>
            <w:sz w:val="24"/>
            <w:szCs w:val="24"/>
          </w:rPr>
          <w:delText>3</w:delText>
        </w:r>
      </w:del>
      <w:r>
        <w:rPr>
          <w:rFonts w:ascii="Times New Roman" w:hAnsi="Times New Roman"/>
          <w:bCs/>
          <w:sz w:val="24"/>
          <w:szCs w:val="24"/>
        </w:rPr>
        <w:t xml:space="preserve">. Waveguide leaky modes, hyperbolic metamaterials, dynamic plasmonic hot spots, and localized surface plasmons are extensively exploited to achieve super-resolution with </w:t>
      </w:r>
      <w:ins w:id="470" w:author="YongKeun (Paul) Park" w:date="2021-12-29T11:07:00Z">
        <w:r w:rsidR="00941694">
          <w:rPr>
            <w:rFonts w:ascii="Times New Roman" w:hAnsi="Times New Roman" w:hint="eastAsia"/>
            <w:bCs/>
            <w:sz w:val="24"/>
            <w:szCs w:val="24"/>
          </w:rPr>
          <w:t>t</w:t>
        </w:r>
        <w:r w:rsidR="00941694">
          <w:rPr>
            <w:rFonts w:ascii="Times New Roman" w:hAnsi="Times New Roman"/>
            <w:bCs/>
            <w:sz w:val="24"/>
            <w:szCs w:val="24"/>
          </w:rPr>
          <w:t xml:space="preserve">he </w:t>
        </w:r>
      </w:ins>
      <w:r>
        <w:rPr>
          <w:rFonts w:ascii="Times New Roman" w:hAnsi="Times New Roman"/>
          <w:bCs/>
          <w:sz w:val="24"/>
          <w:szCs w:val="24"/>
        </w:rPr>
        <w:t>near-field structured illumination.</w:t>
      </w:r>
      <w:r w:rsidR="004E5BFE">
        <w:rPr>
          <w:rFonts w:ascii="Times New Roman" w:hAnsi="Times New Roman"/>
          <w:bCs/>
          <w:sz w:val="24"/>
          <w:szCs w:val="24"/>
        </w:rPr>
        <w:t xml:space="preserve"> </w:t>
      </w:r>
      <w:proofErr w:type="gramStart"/>
      <w:r w:rsidR="004E5BFE">
        <w:rPr>
          <w:rFonts w:ascii="Times New Roman" w:hAnsi="Times New Roman"/>
          <w:bCs/>
          <w:sz w:val="24"/>
          <w:szCs w:val="24"/>
        </w:rPr>
        <w:t>All of</w:t>
      </w:r>
      <w:proofErr w:type="gramEnd"/>
      <w:r w:rsidR="004E5BFE">
        <w:rPr>
          <w:rFonts w:ascii="Times New Roman" w:hAnsi="Times New Roman"/>
          <w:bCs/>
          <w:sz w:val="24"/>
          <w:szCs w:val="24"/>
        </w:rPr>
        <w:t xml:space="preserve"> these surface-sensitive platforms provide planar surface topography as the results of </w:t>
      </w:r>
      <w:ins w:id="471" w:author="YongKeun (Paul) Park" w:date="2021-12-29T11:07:00Z">
        <w:r w:rsidR="00941694">
          <w:rPr>
            <w:rFonts w:ascii="Times New Roman" w:hAnsi="Times New Roman"/>
            <w:bCs/>
            <w:sz w:val="24"/>
            <w:szCs w:val="24"/>
          </w:rPr>
          <w:t xml:space="preserve">a </w:t>
        </w:r>
      </w:ins>
      <w:r w:rsidR="004E5BFE">
        <w:rPr>
          <w:rFonts w:ascii="Times New Roman" w:hAnsi="Times New Roman"/>
          <w:bCs/>
          <w:sz w:val="24"/>
          <w:szCs w:val="24"/>
        </w:rPr>
        <w:t xml:space="preserve">sophisticated nanofabrication process, while our disordered substrates introduce surface roughness as the result of </w:t>
      </w:r>
      <w:ins w:id="472" w:author="YongKeun (Paul) Park" w:date="2021-12-29T11:07:00Z">
        <w:r w:rsidR="00941694">
          <w:rPr>
            <w:rFonts w:ascii="Times New Roman" w:hAnsi="Times New Roman"/>
            <w:bCs/>
            <w:sz w:val="24"/>
            <w:szCs w:val="24"/>
          </w:rPr>
          <w:t xml:space="preserve">the </w:t>
        </w:r>
      </w:ins>
      <w:ins w:id="473" w:author="choi young" w:date="2021-12-29T12:57:00Z">
        <w:r w:rsidR="004A5F0D">
          <w:rPr>
            <w:rFonts w:ascii="Times New Roman" w:hAnsi="Times New Roman"/>
            <w:bCs/>
            <w:sz w:val="24"/>
            <w:szCs w:val="24"/>
          </w:rPr>
          <w:t xml:space="preserve">quick-and-easy </w:t>
        </w:r>
      </w:ins>
      <w:r w:rsidR="004E5BFE">
        <w:rPr>
          <w:rFonts w:ascii="Times New Roman" w:hAnsi="Times New Roman"/>
          <w:bCs/>
          <w:sz w:val="24"/>
          <w:szCs w:val="24"/>
        </w:rPr>
        <w:t xml:space="preserve">spray-coating procedure. </w:t>
      </w:r>
      <w:del w:id="474" w:author="YongKeun (Paul) Park" w:date="2021-12-29T11:07:00Z">
        <w:r w:rsidR="004E5BFE" w:rsidDel="00941694">
          <w:rPr>
            <w:rFonts w:ascii="Times New Roman" w:hAnsi="Times New Roman"/>
            <w:bCs/>
            <w:sz w:val="24"/>
            <w:szCs w:val="24"/>
          </w:rPr>
          <w:delText>Plus</w:delText>
        </w:r>
      </w:del>
      <w:ins w:id="475" w:author="YongKeun (Paul) Park" w:date="2021-12-29T11:07:00Z">
        <w:r w:rsidR="00941694">
          <w:rPr>
            <w:rFonts w:ascii="Times New Roman" w:hAnsi="Times New Roman"/>
            <w:bCs/>
            <w:sz w:val="24"/>
            <w:szCs w:val="24"/>
          </w:rPr>
          <w:t>Also</w:t>
        </w:r>
      </w:ins>
      <w:r w:rsidR="004E5BFE">
        <w:rPr>
          <w:rFonts w:ascii="Times New Roman" w:hAnsi="Times New Roman"/>
          <w:bCs/>
          <w:sz w:val="24"/>
          <w:szCs w:val="24"/>
        </w:rPr>
        <w:t xml:space="preserve">, it is difficult to modify the surface chemistry of the disordered substrate and thus perform imaging with </w:t>
      </w:r>
      <w:ins w:id="476" w:author="YongKeun (Paul) Park" w:date="2021-12-29T11:07:00Z">
        <w:del w:id="477" w:author="choi young" w:date="2021-12-29T12:57:00Z">
          <w:r w:rsidR="00941694" w:rsidDel="00D32984">
            <w:rPr>
              <w:rFonts w:ascii="Times New Roman" w:hAnsi="Times New Roman"/>
              <w:bCs/>
              <w:sz w:val="24"/>
              <w:szCs w:val="24"/>
            </w:rPr>
            <w:delText xml:space="preserve">a </w:delText>
          </w:r>
        </w:del>
      </w:ins>
      <w:r w:rsidR="004E5BFE">
        <w:rPr>
          <w:rFonts w:ascii="Times New Roman" w:hAnsi="Times New Roman"/>
          <w:bCs/>
          <w:sz w:val="24"/>
          <w:szCs w:val="24"/>
        </w:rPr>
        <w:t>biological s</w:t>
      </w:r>
      <w:ins w:id="478" w:author="choi young" w:date="2021-12-29T12:57:00Z">
        <w:r w:rsidR="00D32984">
          <w:rPr>
            <w:rFonts w:ascii="Times New Roman" w:hAnsi="Times New Roman"/>
            <w:bCs/>
            <w:sz w:val="24"/>
            <w:szCs w:val="24"/>
          </w:rPr>
          <w:t>pecimen</w:t>
        </w:r>
      </w:ins>
      <w:del w:id="479" w:author="choi young" w:date="2021-12-29T12:57:00Z">
        <w:r w:rsidR="004E5BFE" w:rsidDel="00D32984">
          <w:rPr>
            <w:rFonts w:ascii="Times New Roman" w:hAnsi="Times New Roman"/>
            <w:bCs/>
            <w:sz w:val="24"/>
            <w:szCs w:val="24"/>
          </w:rPr>
          <w:delText>ample</w:delText>
        </w:r>
      </w:del>
      <w:r w:rsidR="004E5BFE">
        <w:rPr>
          <w:rFonts w:ascii="Times New Roman" w:hAnsi="Times New Roman"/>
          <w:bCs/>
          <w:sz w:val="24"/>
          <w:szCs w:val="24"/>
        </w:rPr>
        <w:t xml:space="preserve">. </w:t>
      </w:r>
    </w:p>
    <w:p w14:paraId="2B4CA83B" w14:textId="7588294B" w:rsidR="006C3DEC" w:rsidRDefault="006C3DEC" w:rsidP="00050557">
      <w:pPr>
        <w:spacing w:line="360" w:lineRule="auto"/>
        <w:rPr>
          <w:ins w:id="480" w:author="choi young" w:date="2021-12-29T13:00:00Z"/>
          <w:rFonts w:ascii="Times New Roman" w:hAnsi="Times New Roman"/>
          <w:bCs/>
          <w:sz w:val="24"/>
          <w:szCs w:val="24"/>
        </w:rPr>
      </w:pPr>
    </w:p>
    <w:p w14:paraId="03A50A7A" w14:textId="0E5FA3A9" w:rsidR="006C3DEC" w:rsidRDefault="006C3DEC" w:rsidP="00050557">
      <w:pPr>
        <w:spacing w:line="360" w:lineRule="auto"/>
        <w:rPr>
          <w:ins w:id="481" w:author="choi young" w:date="2021-12-29T13:00:00Z"/>
          <w:rFonts w:ascii="Times New Roman" w:hAnsi="Times New Roman"/>
          <w:bCs/>
          <w:sz w:val="24"/>
          <w:szCs w:val="24"/>
        </w:rPr>
      </w:pPr>
    </w:p>
    <w:p w14:paraId="06164D4F" w14:textId="77777777" w:rsidR="006C3DEC" w:rsidRDefault="006C3DEC" w:rsidP="00050557">
      <w:pPr>
        <w:spacing w:line="360" w:lineRule="auto"/>
        <w:rPr>
          <w:rFonts w:ascii="Times New Roman" w:hAnsi="Times New Roman"/>
          <w:bCs/>
          <w:sz w:val="24"/>
          <w:szCs w:val="24"/>
        </w:rPr>
      </w:pPr>
    </w:p>
    <w:p w14:paraId="063232B3" w14:textId="0EDC4050" w:rsidR="00865AE2" w:rsidRDefault="00421E6F" w:rsidP="0023576E">
      <w:pPr>
        <w:spacing w:line="36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13F367A0" wp14:editId="440EFB00">
            <wp:extent cx="5728355" cy="3594658"/>
            <wp:effectExtent l="19050" t="19050" r="24765" b="25400"/>
            <wp:docPr id="148" name="그림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그림 1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55866" cy="3611922"/>
                    </a:xfrm>
                    <a:prstGeom prst="rect">
                      <a:avLst/>
                    </a:prstGeom>
                    <a:ln>
                      <a:solidFill>
                        <a:schemeClr val="tx1"/>
                      </a:solidFill>
                    </a:ln>
                  </pic:spPr>
                </pic:pic>
              </a:graphicData>
            </a:graphic>
          </wp:inline>
        </w:drawing>
      </w:r>
    </w:p>
    <w:p w14:paraId="6D045CF0" w14:textId="529DCC87" w:rsidR="00421E6F" w:rsidRPr="00F8106A" w:rsidRDefault="0023576E" w:rsidP="00050557">
      <w:pPr>
        <w:spacing w:line="360" w:lineRule="auto"/>
        <w:rPr>
          <w:rFonts w:ascii="Times New Roman" w:hAnsi="Times New Roman"/>
          <w:b/>
          <w:sz w:val="24"/>
          <w:szCs w:val="24"/>
        </w:rPr>
      </w:pPr>
      <w:r w:rsidRPr="00F8106A">
        <w:rPr>
          <w:rFonts w:ascii="Times New Roman" w:hAnsi="Times New Roman" w:hint="eastAsia"/>
          <w:b/>
          <w:sz w:val="24"/>
          <w:szCs w:val="24"/>
        </w:rPr>
        <w:t>F</w:t>
      </w:r>
      <w:r w:rsidRPr="00F8106A">
        <w:rPr>
          <w:rFonts w:ascii="Times New Roman" w:hAnsi="Times New Roman"/>
          <w:b/>
          <w:sz w:val="24"/>
          <w:szCs w:val="24"/>
        </w:rPr>
        <w:t>ig. R3</w:t>
      </w:r>
      <w:del w:id="482" w:author="choi young" w:date="2021-12-29T12:58:00Z">
        <w:r w:rsidRPr="00F8106A" w:rsidDel="00D32984">
          <w:rPr>
            <w:rFonts w:ascii="Times New Roman" w:hAnsi="Times New Roman"/>
            <w:b/>
            <w:sz w:val="24"/>
            <w:szCs w:val="24"/>
          </w:rPr>
          <w:delText>4</w:delText>
        </w:r>
      </w:del>
      <w:ins w:id="483" w:author="choi young" w:date="2021-12-29T12:58:00Z">
        <w:r w:rsidR="00D32984">
          <w:rPr>
            <w:rFonts w:ascii="Times New Roman" w:hAnsi="Times New Roman"/>
            <w:b/>
            <w:sz w:val="24"/>
            <w:szCs w:val="24"/>
          </w:rPr>
          <w:t>5</w:t>
        </w:r>
      </w:ins>
      <w:r w:rsidRPr="00F8106A">
        <w:rPr>
          <w:rFonts w:ascii="Times New Roman" w:hAnsi="Times New Roman"/>
          <w:b/>
          <w:sz w:val="24"/>
          <w:szCs w:val="24"/>
        </w:rPr>
        <w:t xml:space="preserve">. </w:t>
      </w:r>
      <w:ins w:id="484" w:author="choi young" w:date="2021-12-29T12:58:00Z">
        <w:r w:rsidR="00D32984">
          <w:rPr>
            <w:rFonts w:ascii="Times New Roman" w:hAnsi="Times New Roman"/>
            <w:b/>
            <w:sz w:val="24"/>
            <w:szCs w:val="24"/>
          </w:rPr>
          <w:t xml:space="preserve">Example of super-resolution microscopes grouped by </w:t>
        </w:r>
      </w:ins>
      <w:del w:id="485" w:author="choi young" w:date="2021-12-29T12:58:00Z">
        <w:r w:rsidR="00F8106A" w:rsidRPr="00F8106A" w:rsidDel="00D32984">
          <w:rPr>
            <w:rFonts w:ascii="Times New Roman" w:hAnsi="Times New Roman"/>
            <w:b/>
            <w:sz w:val="24"/>
            <w:szCs w:val="24"/>
          </w:rPr>
          <w:delText xml:space="preserve">Mutual </w:delText>
        </w:r>
      </w:del>
      <w:ins w:id="486" w:author="choi young" w:date="2021-12-29T12:58:00Z">
        <w:r w:rsidR="00D32984">
          <w:rPr>
            <w:rFonts w:ascii="Times New Roman" w:hAnsi="Times New Roman"/>
            <w:b/>
            <w:sz w:val="24"/>
            <w:szCs w:val="24"/>
          </w:rPr>
          <w:t>relative</w:t>
        </w:r>
        <w:r w:rsidR="00D32984" w:rsidRPr="00F8106A">
          <w:rPr>
            <w:rFonts w:ascii="Times New Roman" w:hAnsi="Times New Roman"/>
            <w:b/>
            <w:sz w:val="24"/>
            <w:szCs w:val="24"/>
          </w:rPr>
          <w:t xml:space="preserve"> </w:t>
        </w:r>
      </w:ins>
      <w:r w:rsidR="00F8106A" w:rsidRPr="00F8106A">
        <w:rPr>
          <w:rFonts w:ascii="Times New Roman" w:hAnsi="Times New Roman"/>
          <w:b/>
          <w:sz w:val="24"/>
          <w:szCs w:val="24"/>
        </w:rPr>
        <w:t xml:space="preserve">direction of illuminating beam and detection axis. As the illumination and detection axes gets mutually orthogonal, we can prevent the background </w:t>
      </w:r>
      <w:ins w:id="487" w:author="choi young" w:date="2021-12-29T12:59:00Z">
        <w:r w:rsidR="00D979AF">
          <w:rPr>
            <w:rFonts w:ascii="Times New Roman" w:hAnsi="Times New Roman"/>
            <w:b/>
            <w:sz w:val="24"/>
            <w:szCs w:val="24"/>
          </w:rPr>
          <w:t xml:space="preserve">composed of </w:t>
        </w:r>
      </w:ins>
      <w:del w:id="488" w:author="choi young" w:date="2021-12-29T12:59:00Z">
        <w:r w:rsidR="00F8106A" w:rsidRPr="00F8106A" w:rsidDel="00D979AF">
          <w:rPr>
            <w:rFonts w:ascii="Times New Roman" w:hAnsi="Times New Roman"/>
            <w:b/>
            <w:sz w:val="24"/>
            <w:szCs w:val="24"/>
          </w:rPr>
          <w:delText xml:space="preserve">photons from </w:delText>
        </w:r>
      </w:del>
      <w:r w:rsidR="00F8106A" w:rsidRPr="00F8106A">
        <w:rPr>
          <w:rFonts w:ascii="Times New Roman" w:hAnsi="Times New Roman"/>
          <w:b/>
          <w:sz w:val="24"/>
          <w:szCs w:val="24"/>
        </w:rPr>
        <w:t>unfiltered illumination photons</w:t>
      </w:r>
      <w:ins w:id="489" w:author="choi young" w:date="2021-12-29T12:59:00Z">
        <w:r w:rsidR="00D979AF">
          <w:rPr>
            <w:rFonts w:ascii="Times New Roman" w:hAnsi="Times New Roman"/>
            <w:b/>
            <w:sz w:val="24"/>
            <w:szCs w:val="24"/>
          </w:rPr>
          <w:t xml:space="preserve"> to be detected with fluorescent signals</w:t>
        </w:r>
      </w:ins>
      <w:r w:rsidR="00F8106A" w:rsidRPr="00F8106A">
        <w:rPr>
          <w:rFonts w:ascii="Times New Roman" w:hAnsi="Times New Roman"/>
          <w:b/>
          <w:sz w:val="24"/>
          <w:szCs w:val="24"/>
        </w:rPr>
        <w:t xml:space="preserve"> and thus achieve high SNR of fluorescence images.</w:t>
      </w:r>
    </w:p>
    <w:p w14:paraId="6E3205BA" w14:textId="2DEFB0E9" w:rsidR="00421E6F" w:rsidRDefault="00F8106A" w:rsidP="00050557">
      <w:pPr>
        <w:spacing w:line="360" w:lineRule="auto"/>
        <w:rPr>
          <w:rFonts w:ascii="Times New Roman" w:hAnsi="Times New Roman"/>
          <w:bCs/>
          <w:sz w:val="24"/>
          <w:szCs w:val="24"/>
        </w:rPr>
      </w:pPr>
      <w:r>
        <w:rPr>
          <w:rFonts w:ascii="Times New Roman" w:hAnsi="Times New Roman"/>
          <w:bCs/>
          <w:sz w:val="24"/>
          <w:szCs w:val="24"/>
        </w:rPr>
        <w:tab/>
        <w:t xml:space="preserve">In terms of </w:t>
      </w:r>
      <w:r w:rsidR="00412EA4">
        <w:rPr>
          <w:rFonts w:ascii="Times New Roman" w:hAnsi="Times New Roman"/>
          <w:bCs/>
          <w:sz w:val="24"/>
          <w:szCs w:val="24"/>
        </w:rPr>
        <w:t xml:space="preserve">boosting </w:t>
      </w:r>
      <w:r>
        <w:rPr>
          <w:rFonts w:ascii="Times New Roman" w:hAnsi="Times New Roman"/>
          <w:bCs/>
          <w:sz w:val="24"/>
          <w:szCs w:val="24"/>
        </w:rPr>
        <w:t xml:space="preserve">fluorescence image SNR, </w:t>
      </w:r>
      <w:r w:rsidR="00412EA4">
        <w:rPr>
          <w:rFonts w:ascii="Times New Roman" w:hAnsi="Times New Roman"/>
          <w:bCs/>
          <w:sz w:val="24"/>
          <w:szCs w:val="24"/>
        </w:rPr>
        <w:t>it is always recommended to reject illumination photons to be co-detected with fluorescence photons. For instance, total-internal-reflection fluorescence microscopy (TIRF) and localized surface plasmon structured illumination microscopy</w:t>
      </w:r>
      <w:r w:rsidR="004E5BFE">
        <w:rPr>
          <w:rFonts w:ascii="Times New Roman" w:hAnsi="Times New Roman"/>
          <w:bCs/>
          <w:sz w:val="24"/>
          <w:szCs w:val="24"/>
        </w:rPr>
        <w:t xml:space="preserve"> </w:t>
      </w:r>
      <w:r w:rsidR="00412EA4">
        <w:rPr>
          <w:rFonts w:ascii="Times New Roman" w:hAnsi="Times New Roman"/>
          <w:bCs/>
          <w:sz w:val="24"/>
          <w:szCs w:val="24"/>
        </w:rPr>
        <w:t xml:space="preserve">(LPSIM) achieves evanescent sheets of </w:t>
      </w:r>
      <w:ins w:id="490" w:author="YongKeun (Paul) Park" w:date="2021-12-29T11:08:00Z">
        <w:r w:rsidR="00941694">
          <w:rPr>
            <w:rFonts w:ascii="Times New Roman" w:hAnsi="Times New Roman"/>
            <w:bCs/>
            <w:sz w:val="24"/>
            <w:szCs w:val="24"/>
          </w:rPr>
          <w:t xml:space="preserve">the </w:t>
        </w:r>
      </w:ins>
      <w:r w:rsidR="00412EA4">
        <w:rPr>
          <w:rFonts w:ascii="Times New Roman" w:hAnsi="Times New Roman"/>
          <w:bCs/>
          <w:sz w:val="24"/>
          <w:szCs w:val="24"/>
        </w:rPr>
        <w:t>near-field structured illumination by rejecting propagating incident beams with spatial mode-matching conditions. While the incident beam direction is inclined with respect to the axis of the detection imaging system in TIRF and LPSIM, waveguide</w:t>
      </w:r>
      <w:ins w:id="491" w:author="YongKeun (Paul) Park" w:date="2021-12-29T11:08:00Z">
        <w:r w:rsidR="00941694">
          <w:rPr>
            <w:rFonts w:ascii="Times New Roman" w:hAnsi="Times New Roman"/>
            <w:bCs/>
            <w:sz w:val="24"/>
            <w:szCs w:val="24"/>
          </w:rPr>
          <w:t>-</w:t>
        </w:r>
      </w:ins>
      <w:del w:id="492" w:author="YongKeun (Paul) Park" w:date="2021-12-29T11:08:00Z">
        <w:r w:rsidR="00412EA4" w:rsidDel="00941694">
          <w:rPr>
            <w:rFonts w:ascii="Times New Roman" w:hAnsi="Times New Roman"/>
            <w:bCs/>
            <w:sz w:val="24"/>
            <w:szCs w:val="24"/>
          </w:rPr>
          <w:delText xml:space="preserve"> </w:delText>
        </w:r>
      </w:del>
      <w:r w:rsidR="00412EA4">
        <w:rPr>
          <w:rFonts w:ascii="Times New Roman" w:hAnsi="Times New Roman"/>
          <w:bCs/>
          <w:sz w:val="24"/>
          <w:szCs w:val="24"/>
        </w:rPr>
        <w:t xml:space="preserve">based </w:t>
      </w:r>
      <w:proofErr w:type="spellStart"/>
      <w:r w:rsidR="00412EA4">
        <w:rPr>
          <w:rFonts w:ascii="Times New Roman" w:hAnsi="Times New Roman"/>
          <w:bCs/>
          <w:sz w:val="24"/>
          <w:szCs w:val="24"/>
        </w:rPr>
        <w:t>chipscopes</w:t>
      </w:r>
      <w:proofErr w:type="spellEnd"/>
      <w:r w:rsidR="00412EA4">
        <w:rPr>
          <w:rFonts w:ascii="Times New Roman" w:hAnsi="Times New Roman"/>
          <w:bCs/>
          <w:sz w:val="24"/>
          <w:szCs w:val="24"/>
        </w:rPr>
        <w:t xml:space="preserve"> makes illumination and detection axis completely orthogonal to further boost SNR of the acquired fluorescent images. On the other hand, </w:t>
      </w:r>
      <w:r w:rsidR="004E5BFE">
        <w:rPr>
          <w:rFonts w:ascii="Times New Roman" w:hAnsi="Times New Roman"/>
          <w:bCs/>
          <w:sz w:val="24"/>
          <w:szCs w:val="24"/>
        </w:rPr>
        <w:t>in our current NS-SOFI configuration, illumination and detection paths are collinear and thus act</w:t>
      </w:r>
      <w:del w:id="493" w:author="YongKeun (Paul) Park" w:date="2021-12-29T11:08:00Z">
        <w:r w:rsidR="004E5BFE" w:rsidDel="00941694">
          <w:rPr>
            <w:rFonts w:ascii="Times New Roman" w:hAnsi="Times New Roman"/>
            <w:bCs/>
            <w:sz w:val="24"/>
            <w:szCs w:val="24"/>
          </w:rPr>
          <w:delText>s</w:delText>
        </w:r>
      </w:del>
      <w:r w:rsidR="004E5BFE">
        <w:rPr>
          <w:rFonts w:ascii="Times New Roman" w:hAnsi="Times New Roman"/>
          <w:bCs/>
          <w:sz w:val="24"/>
          <w:szCs w:val="24"/>
        </w:rPr>
        <w:t xml:space="preserve"> as potential hurdles that degrade</w:t>
      </w:r>
      <w:del w:id="494" w:author="YongKeun (Paul) Park" w:date="2021-12-29T11:08:00Z">
        <w:r w:rsidR="004E5BFE" w:rsidDel="00941694">
          <w:rPr>
            <w:rFonts w:ascii="Times New Roman" w:hAnsi="Times New Roman"/>
            <w:bCs/>
            <w:sz w:val="24"/>
            <w:szCs w:val="24"/>
          </w:rPr>
          <w:delText>s</w:delText>
        </w:r>
      </w:del>
      <w:r w:rsidR="004E5BFE">
        <w:rPr>
          <w:rFonts w:ascii="Times New Roman" w:hAnsi="Times New Roman"/>
          <w:bCs/>
          <w:sz w:val="24"/>
          <w:szCs w:val="24"/>
        </w:rPr>
        <w:t xml:space="preserve"> </w:t>
      </w:r>
      <w:ins w:id="495" w:author="YongKeun (Paul) Park" w:date="2021-12-29T11:08:00Z">
        <w:r w:rsidR="00941694">
          <w:rPr>
            <w:rFonts w:ascii="Times New Roman" w:hAnsi="Times New Roman"/>
            <w:bCs/>
            <w:sz w:val="24"/>
            <w:szCs w:val="24"/>
          </w:rPr>
          <w:t xml:space="preserve">the </w:t>
        </w:r>
      </w:ins>
      <w:r w:rsidR="004E5BFE">
        <w:rPr>
          <w:rFonts w:ascii="Times New Roman" w:hAnsi="Times New Roman"/>
          <w:bCs/>
          <w:sz w:val="24"/>
          <w:szCs w:val="24"/>
        </w:rPr>
        <w:t xml:space="preserve">SNR of the diffraction-limited images. </w:t>
      </w:r>
    </w:p>
    <w:p w14:paraId="353CF27D" w14:textId="7E3DCD0F" w:rsidR="00421E6F" w:rsidRDefault="00421E6F" w:rsidP="00050557">
      <w:pPr>
        <w:spacing w:line="360" w:lineRule="auto"/>
        <w:rPr>
          <w:ins w:id="496" w:author="choi young" w:date="2021-12-29T13:00:00Z"/>
          <w:rFonts w:ascii="Times New Roman" w:hAnsi="Times New Roman"/>
          <w:bCs/>
          <w:sz w:val="24"/>
          <w:szCs w:val="24"/>
        </w:rPr>
      </w:pPr>
    </w:p>
    <w:p w14:paraId="336D2027" w14:textId="4BD3F235" w:rsidR="006C3DEC" w:rsidDel="00E639C7" w:rsidRDefault="006C3DEC" w:rsidP="00050557">
      <w:pPr>
        <w:spacing w:line="360" w:lineRule="auto"/>
        <w:rPr>
          <w:del w:id="497" w:author="choi young" w:date="2021-12-29T14:27:00Z"/>
          <w:rFonts w:ascii="Times New Roman" w:hAnsi="Times New Roman"/>
          <w:bCs/>
          <w:sz w:val="24"/>
          <w:szCs w:val="24"/>
        </w:rPr>
      </w:pPr>
    </w:p>
    <w:p w14:paraId="10E25D29" w14:textId="7C4BCFED" w:rsidR="00865AE2" w:rsidRDefault="00865AE2" w:rsidP="00050557">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1.3.</w:t>
      </w:r>
      <w:r w:rsidR="009A52ED">
        <w:rPr>
          <w:rFonts w:ascii="Times New Roman" w:hAnsi="Times New Roman"/>
          <w:bCs/>
          <w:sz w:val="24"/>
          <w:szCs w:val="24"/>
        </w:rPr>
        <w:t>4</w:t>
      </w:r>
      <w:r>
        <w:rPr>
          <w:rFonts w:ascii="Times New Roman" w:hAnsi="Times New Roman"/>
          <w:bCs/>
          <w:sz w:val="24"/>
          <w:szCs w:val="24"/>
        </w:rPr>
        <w:t xml:space="preserve">.2. Proposal: NS-SOFI </w:t>
      </w:r>
      <w:proofErr w:type="spellStart"/>
      <w:r>
        <w:rPr>
          <w:rFonts w:ascii="Times New Roman" w:hAnsi="Times New Roman"/>
          <w:bCs/>
          <w:sz w:val="24"/>
          <w:szCs w:val="24"/>
        </w:rPr>
        <w:t>chipscopes</w:t>
      </w:r>
      <w:proofErr w:type="spellEnd"/>
      <w:r>
        <w:rPr>
          <w:rFonts w:ascii="Times New Roman" w:hAnsi="Times New Roman"/>
          <w:bCs/>
          <w:sz w:val="24"/>
          <w:szCs w:val="24"/>
        </w:rPr>
        <w:t xml:space="preserve"> to fully resolve the issues suggested in R1.3.3.1.</w:t>
      </w:r>
    </w:p>
    <w:p w14:paraId="568CE252" w14:textId="2153934C" w:rsidR="00916749" w:rsidRDefault="000C21CE" w:rsidP="00050557">
      <w:pPr>
        <w:spacing w:line="360" w:lineRule="auto"/>
        <w:rPr>
          <w:rFonts w:ascii="Times New Roman" w:hAnsi="Times New Roman"/>
          <w:bCs/>
          <w:sz w:val="24"/>
          <w:szCs w:val="24"/>
        </w:rPr>
      </w:pPr>
      <w:r>
        <w:rPr>
          <w:rFonts w:ascii="Times New Roman" w:hAnsi="Times New Roman"/>
          <w:bCs/>
          <w:noProof/>
          <w:sz w:val="24"/>
          <w:szCs w:val="24"/>
        </w:rPr>
        <w:drawing>
          <wp:inline distT="0" distB="0" distL="0" distR="0" wp14:anchorId="1E469AB6" wp14:editId="765D779D">
            <wp:extent cx="5731510" cy="3601720"/>
            <wp:effectExtent l="19050" t="19050" r="21590" b="17780"/>
            <wp:docPr id="150" name="그림 150" descr="텍스트, 실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그림 150" descr="텍스트, 실내이(가) 표시된 사진&#10;&#10;자동 생성된 설명"/>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3601720"/>
                    </a:xfrm>
                    <a:prstGeom prst="rect">
                      <a:avLst/>
                    </a:prstGeom>
                    <a:ln>
                      <a:solidFill>
                        <a:schemeClr val="tx1"/>
                      </a:solidFill>
                    </a:ln>
                  </pic:spPr>
                </pic:pic>
              </a:graphicData>
            </a:graphic>
          </wp:inline>
        </w:drawing>
      </w:r>
    </w:p>
    <w:p w14:paraId="7D740848" w14:textId="19E37021" w:rsidR="00916749" w:rsidRDefault="000C21CE" w:rsidP="00050557">
      <w:pPr>
        <w:spacing w:line="360" w:lineRule="auto"/>
        <w:rPr>
          <w:rFonts w:ascii="Times New Roman" w:hAnsi="Times New Roman"/>
          <w:b/>
          <w:sz w:val="24"/>
          <w:szCs w:val="24"/>
        </w:rPr>
      </w:pPr>
      <w:r w:rsidRPr="000C21CE">
        <w:rPr>
          <w:rFonts w:ascii="Times New Roman" w:hAnsi="Times New Roman" w:hint="eastAsia"/>
          <w:b/>
          <w:sz w:val="24"/>
          <w:szCs w:val="24"/>
        </w:rPr>
        <w:t>F</w:t>
      </w:r>
      <w:r w:rsidRPr="000C21CE">
        <w:rPr>
          <w:rFonts w:ascii="Times New Roman" w:hAnsi="Times New Roman"/>
          <w:b/>
          <w:sz w:val="24"/>
          <w:szCs w:val="24"/>
        </w:rPr>
        <w:t>ig. R3</w:t>
      </w:r>
      <w:ins w:id="498" w:author="choi young" w:date="2021-12-29T13:00:00Z">
        <w:r w:rsidR="006C3DEC">
          <w:rPr>
            <w:rFonts w:ascii="Times New Roman" w:hAnsi="Times New Roman"/>
            <w:b/>
            <w:sz w:val="24"/>
            <w:szCs w:val="24"/>
          </w:rPr>
          <w:t>6</w:t>
        </w:r>
      </w:ins>
      <w:del w:id="499" w:author="choi young" w:date="2021-12-29T13:00:00Z">
        <w:r w:rsidRPr="000C21CE" w:rsidDel="006C3DEC">
          <w:rPr>
            <w:rFonts w:ascii="Times New Roman" w:hAnsi="Times New Roman"/>
            <w:b/>
            <w:sz w:val="24"/>
            <w:szCs w:val="24"/>
          </w:rPr>
          <w:delText>5</w:delText>
        </w:r>
      </w:del>
      <w:r w:rsidRPr="000C21CE">
        <w:rPr>
          <w:rFonts w:ascii="Times New Roman" w:hAnsi="Times New Roman"/>
          <w:b/>
          <w:sz w:val="24"/>
          <w:szCs w:val="24"/>
        </w:rPr>
        <w:t xml:space="preserve">. </w:t>
      </w:r>
      <w:proofErr w:type="spellStart"/>
      <w:r w:rsidRPr="000C21CE">
        <w:rPr>
          <w:rFonts w:ascii="Times New Roman" w:hAnsi="Times New Roman"/>
          <w:b/>
          <w:sz w:val="24"/>
          <w:szCs w:val="24"/>
        </w:rPr>
        <w:t>Chipscopes</w:t>
      </w:r>
      <w:proofErr w:type="spellEnd"/>
      <w:r w:rsidRPr="000C21CE">
        <w:rPr>
          <w:rFonts w:ascii="Times New Roman" w:hAnsi="Times New Roman"/>
          <w:b/>
          <w:sz w:val="24"/>
          <w:szCs w:val="24"/>
        </w:rPr>
        <w:t xml:space="preserve"> with </w:t>
      </w:r>
      <w:ins w:id="500" w:author="choi young" w:date="2021-12-29T13:00:00Z">
        <w:r w:rsidR="006C3DEC">
          <w:rPr>
            <w:rFonts w:ascii="Times New Roman" w:hAnsi="Times New Roman"/>
            <w:b/>
            <w:sz w:val="24"/>
            <w:szCs w:val="24"/>
          </w:rPr>
          <w:t xml:space="preserve">a </w:t>
        </w:r>
      </w:ins>
      <w:r w:rsidRPr="000C21CE">
        <w:rPr>
          <w:rFonts w:ascii="Times New Roman" w:hAnsi="Times New Roman"/>
          <w:b/>
          <w:sz w:val="24"/>
          <w:szCs w:val="24"/>
        </w:rPr>
        <w:t xml:space="preserve">planar disorder proposed to resolve </w:t>
      </w:r>
      <w:proofErr w:type="gramStart"/>
      <w:r w:rsidRPr="000C21CE">
        <w:rPr>
          <w:rFonts w:ascii="Times New Roman" w:hAnsi="Times New Roman"/>
          <w:b/>
          <w:sz w:val="24"/>
          <w:szCs w:val="24"/>
        </w:rPr>
        <w:t>aforementioned practical</w:t>
      </w:r>
      <w:proofErr w:type="gramEnd"/>
      <w:r>
        <w:rPr>
          <w:rFonts w:ascii="Times New Roman" w:hAnsi="Times New Roman"/>
          <w:b/>
          <w:sz w:val="24"/>
          <w:szCs w:val="24"/>
        </w:rPr>
        <w:t xml:space="preserve"> </w:t>
      </w:r>
      <w:r w:rsidRPr="000C21CE">
        <w:rPr>
          <w:rFonts w:ascii="Times New Roman" w:hAnsi="Times New Roman"/>
          <w:b/>
          <w:sz w:val="24"/>
          <w:szCs w:val="24"/>
        </w:rPr>
        <w:t>hurdles and to make NS-SOFI imaging more practically viable imaging system.</w:t>
      </w:r>
    </w:p>
    <w:p w14:paraId="28D46500" w14:textId="42F96FAC" w:rsidR="0089413D" w:rsidRDefault="000C21CE" w:rsidP="00050557">
      <w:pPr>
        <w:spacing w:line="360" w:lineRule="auto"/>
        <w:rPr>
          <w:rFonts w:ascii="Times New Roman" w:hAnsi="Times New Roman"/>
          <w:bCs/>
          <w:sz w:val="24"/>
          <w:szCs w:val="24"/>
        </w:rPr>
      </w:pPr>
      <w:r>
        <w:rPr>
          <w:rFonts w:ascii="Times New Roman" w:hAnsi="Times New Roman"/>
          <w:b/>
          <w:sz w:val="24"/>
          <w:szCs w:val="24"/>
        </w:rPr>
        <w:tab/>
      </w:r>
      <w:r w:rsidRPr="000C21CE">
        <w:rPr>
          <w:rFonts w:ascii="Times New Roman" w:hAnsi="Times New Roman"/>
          <w:bCs/>
          <w:sz w:val="24"/>
          <w:szCs w:val="24"/>
        </w:rPr>
        <w:t>Th</w:t>
      </w:r>
      <w:r>
        <w:rPr>
          <w:rFonts w:ascii="Times New Roman" w:hAnsi="Times New Roman"/>
          <w:bCs/>
          <w:sz w:val="24"/>
          <w:szCs w:val="24"/>
        </w:rPr>
        <w:t xml:space="preserve">e practical bottlenecks discussed in </w:t>
      </w:r>
      <w:r>
        <w:rPr>
          <w:rFonts w:ascii="Times New Roman" w:hAnsi="Times New Roman" w:hint="eastAsia"/>
          <w:bCs/>
          <w:sz w:val="24"/>
          <w:szCs w:val="24"/>
        </w:rPr>
        <w:t>R</w:t>
      </w:r>
      <w:r>
        <w:rPr>
          <w:rFonts w:ascii="Times New Roman" w:hAnsi="Times New Roman"/>
          <w:bCs/>
          <w:sz w:val="24"/>
          <w:szCs w:val="24"/>
        </w:rPr>
        <w:t>1.3.4.1</w:t>
      </w:r>
      <w:del w:id="501" w:author="YongKeun (Paul) Park" w:date="2021-12-29T11:08:00Z">
        <w:r w:rsidDel="00941694">
          <w:rPr>
            <w:rFonts w:ascii="Times New Roman" w:hAnsi="Times New Roman"/>
            <w:bCs/>
            <w:sz w:val="24"/>
            <w:szCs w:val="24"/>
          </w:rPr>
          <w:delText>.</w:delText>
        </w:r>
      </w:del>
      <w:r>
        <w:rPr>
          <w:rFonts w:ascii="Times New Roman" w:hAnsi="Times New Roman"/>
          <w:bCs/>
          <w:sz w:val="24"/>
          <w:szCs w:val="24"/>
        </w:rPr>
        <w:t xml:space="preserve"> can be mitigated by introducing “chip-scope” configuration as sketched in Fig. R3</w:t>
      </w:r>
      <w:ins w:id="502" w:author="choi young" w:date="2021-12-29T13:00:00Z">
        <w:r w:rsidR="004F0A8C">
          <w:rPr>
            <w:rFonts w:ascii="Times New Roman" w:hAnsi="Times New Roman"/>
            <w:bCs/>
            <w:sz w:val="24"/>
            <w:szCs w:val="24"/>
          </w:rPr>
          <w:t>6</w:t>
        </w:r>
      </w:ins>
      <w:del w:id="503" w:author="choi young" w:date="2021-12-29T13:00:00Z">
        <w:r w:rsidDel="004F0A8C">
          <w:rPr>
            <w:rFonts w:ascii="Times New Roman" w:hAnsi="Times New Roman"/>
            <w:bCs/>
            <w:sz w:val="24"/>
            <w:szCs w:val="24"/>
          </w:rPr>
          <w:delText>5</w:delText>
        </w:r>
      </w:del>
      <w:r>
        <w:rPr>
          <w:rFonts w:ascii="Times New Roman" w:hAnsi="Times New Roman"/>
          <w:bCs/>
          <w:sz w:val="24"/>
          <w:szCs w:val="24"/>
        </w:rPr>
        <w:t xml:space="preserve">. Briefly, </w:t>
      </w:r>
      <w:ins w:id="504" w:author="choi young" w:date="2021-12-29T13:00:00Z">
        <w:r w:rsidR="009C5A50">
          <w:rPr>
            <w:rFonts w:ascii="Times New Roman" w:hAnsi="Times New Roman"/>
            <w:bCs/>
            <w:sz w:val="24"/>
            <w:szCs w:val="24"/>
          </w:rPr>
          <w:t xml:space="preserve">an </w:t>
        </w:r>
      </w:ins>
      <w:r>
        <w:rPr>
          <w:rFonts w:ascii="Times New Roman" w:hAnsi="Times New Roman"/>
          <w:bCs/>
          <w:sz w:val="24"/>
          <w:szCs w:val="24"/>
        </w:rPr>
        <w:t xml:space="preserve">illumination objective lens </w:t>
      </w:r>
      <w:proofErr w:type="gramStart"/>
      <w:r>
        <w:rPr>
          <w:rFonts w:ascii="Times New Roman" w:hAnsi="Times New Roman"/>
          <w:bCs/>
          <w:sz w:val="24"/>
          <w:szCs w:val="24"/>
        </w:rPr>
        <w:t>in</w:t>
      </w:r>
      <w:ins w:id="505" w:author="choi young" w:date="2021-12-29T13:00:00Z">
        <w:r w:rsidR="00705CEC">
          <w:rPr>
            <w:rFonts w:ascii="Times New Roman" w:hAnsi="Times New Roman"/>
            <w:bCs/>
            <w:sz w:val="24"/>
            <w:szCs w:val="24"/>
          </w:rPr>
          <w:t>troduce</w:t>
        </w:r>
      </w:ins>
      <w:proofErr w:type="gramEnd"/>
      <w:del w:id="506" w:author="choi young" w:date="2021-12-29T13:00:00Z">
        <w:r w:rsidDel="00705CEC">
          <w:rPr>
            <w:rFonts w:ascii="Times New Roman" w:hAnsi="Times New Roman"/>
            <w:bCs/>
            <w:sz w:val="24"/>
            <w:szCs w:val="24"/>
          </w:rPr>
          <w:delText>put</w:delText>
        </w:r>
      </w:del>
      <w:r>
        <w:rPr>
          <w:rFonts w:ascii="Times New Roman" w:hAnsi="Times New Roman"/>
          <w:bCs/>
          <w:sz w:val="24"/>
          <w:szCs w:val="24"/>
        </w:rPr>
        <w:t xml:space="preserve"> a point spot to multimode waveguides with subwavelength thickness such that waveguiding modes</w:t>
      </w:r>
      <w:ins w:id="507" w:author="choi young" w:date="2021-12-29T13:01:00Z">
        <w:r w:rsidR="004B510F">
          <w:rPr>
            <w:rFonts w:ascii="Times New Roman" w:hAnsi="Times New Roman"/>
            <w:bCs/>
            <w:sz w:val="24"/>
            <w:szCs w:val="24"/>
          </w:rPr>
          <w:t>, which are</w:t>
        </w:r>
      </w:ins>
      <w:r>
        <w:rPr>
          <w:rFonts w:ascii="Times New Roman" w:hAnsi="Times New Roman"/>
          <w:bCs/>
          <w:sz w:val="24"/>
          <w:szCs w:val="24"/>
        </w:rPr>
        <w:t xml:space="preserve"> subwavelength-speckled in the transverse direction</w:t>
      </w:r>
      <w:ins w:id="508" w:author="choi young" w:date="2021-12-29T13:01:00Z">
        <w:r w:rsidR="004B510F">
          <w:rPr>
            <w:rFonts w:ascii="Times New Roman" w:hAnsi="Times New Roman"/>
            <w:bCs/>
            <w:sz w:val="24"/>
            <w:szCs w:val="24"/>
          </w:rPr>
          <w:t>,</w:t>
        </w:r>
      </w:ins>
      <w:r>
        <w:rPr>
          <w:rFonts w:ascii="Times New Roman" w:hAnsi="Times New Roman"/>
          <w:bCs/>
          <w:sz w:val="24"/>
          <w:szCs w:val="24"/>
        </w:rPr>
        <w:t xml:space="preserve"> propagate</w:t>
      </w:r>
      <w:del w:id="509" w:author="YongKeun (Paul) Park" w:date="2021-12-29T11:08:00Z">
        <w:r w:rsidDel="00941694">
          <w:rPr>
            <w:rFonts w:ascii="Times New Roman" w:hAnsi="Times New Roman"/>
            <w:bCs/>
            <w:sz w:val="24"/>
            <w:szCs w:val="24"/>
          </w:rPr>
          <w:delText>s</w:delText>
        </w:r>
      </w:del>
      <w:r>
        <w:rPr>
          <w:rFonts w:ascii="Times New Roman" w:hAnsi="Times New Roman"/>
          <w:bCs/>
          <w:sz w:val="24"/>
          <w:szCs w:val="24"/>
        </w:rPr>
        <w:t xml:space="preserve"> to the imaging well, where two-dimensional planar disorder converts propagating waveguiding modes in wide-field near-field speckle patterns. </w:t>
      </w:r>
      <w:r w:rsidR="0089413D">
        <w:rPr>
          <w:rFonts w:ascii="Times New Roman" w:hAnsi="Times New Roman"/>
          <w:bCs/>
          <w:sz w:val="24"/>
          <w:szCs w:val="24"/>
        </w:rPr>
        <w:t xml:space="preserve">By placing our fluorescent sample on this disordered region, we hope that our NS-SOFI imaging yields more predictable and engineering-amenable performance in </w:t>
      </w:r>
      <w:ins w:id="510" w:author="YongKeun (Paul) Park" w:date="2021-12-29T11:08:00Z">
        <w:r w:rsidR="00941694">
          <w:rPr>
            <w:rFonts w:ascii="Times New Roman" w:hAnsi="Times New Roman"/>
            <w:bCs/>
            <w:sz w:val="24"/>
            <w:szCs w:val="24"/>
          </w:rPr>
          <w:t xml:space="preserve">a </w:t>
        </w:r>
      </w:ins>
      <w:r w:rsidR="0089413D">
        <w:rPr>
          <w:rFonts w:ascii="Times New Roman" w:hAnsi="Times New Roman"/>
          <w:bCs/>
          <w:sz w:val="24"/>
          <w:szCs w:val="24"/>
        </w:rPr>
        <w:t>much compact integrated photonics platform</w:t>
      </w:r>
      <w:ins w:id="511" w:author="YongKeun (Paul) Park" w:date="2021-12-29T11:08:00Z">
        <w:r w:rsidR="00941694">
          <w:rPr>
            <w:rFonts w:ascii="Times New Roman" w:hAnsi="Times New Roman"/>
            <w:bCs/>
            <w:sz w:val="24"/>
            <w:szCs w:val="24"/>
          </w:rPr>
          <w:t>,</w:t>
        </w:r>
      </w:ins>
      <w:r w:rsidR="0089413D">
        <w:rPr>
          <w:rFonts w:ascii="Times New Roman" w:hAnsi="Times New Roman"/>
          <w:bCs/>
          <w:sz w:val="24"/>
          <w:szCs w:val="24"/>
        </w:rPr>
        <w:t xml:space="preserve"> squeezing every bulky illumination optics into a strip of silicon nitride waveguides. </w:t>
      </w:r>
    </w:p>
    <w:p w14:paraId="20E89432" w14:textId="7573C688" w:rsidR="000C21CE" w:rsidRPr="000C21CE" w:rsidRDefault="0089413D" w:rsidP="0089413D">
      <w:pPr>
        <w:spacing w:line="360" w:lineRule="auto"/>
        <w:ind w:firstLine="800"/>
        <w:rPr>
          <w:rFonts w:ascii="Times New Roman" w:hAnsi="Times New Roman"/>
          <w:bCs/>
          <w:sz w:val="24"/>
          <w:szCs w:val="24"/>
        </w:rPr>
      </w:pPr>
      <w:r>
        <w:rPr>
          <w:rFonts w:ascii="Times New Roman" w:hAnsi="Times New Roman"/>
          <w:bCs/>
          <w:sz w:val="24"/>
          <w:szCs w:val="24"/>
        </w:rPr>
        <w:t xml:space="preserve">How this newly proposed NS-SOFI </w:t>
      </w:r>
      <w:proofErr w:type="spellStart"/>
      <w:r>
        <w:rPr>
          <w:rFonts w:ascii="Times New Roman" w:hAnsi="Times New Roman"/>
          <w:bCs/>
          <w:sz w:val="24"/>
          <w:szCs w:val="24"/>
        </w:rPr>
        <w:t>chipscope</w:t>
      </w:r>
      <w:proofErr w:type="spellEnd"/>
      <w:r>
        <w:rPr>
          <w:rFonts w:ascii="Times New Roman" w:hAnsi="Times New Roman"/>
          <w:bCs/>
          <w:sz w:val="24"/>
          <w:szCs w:val="24"/>
        </w:rPr>
        <w:t xml:space="preserve"> resolves the practical issues discussed in R.1.3.4.1 is summarized in </w:t>
      </w:r>
      <w:del w:id="512" w:author="YongKeun (Paul) Park" w:date="2021-12-29T11:08:00Z">
        <w:r w:rsidDel="00941694">
          <w:rPr>
            <w:rFonts w:ascii="Times New Roman" w:hAnsi="Times New Roman"/>
            <w:bCs/>
            <w:sz w:val="24"/>
            <w:szCs w:val="24"/>
          </w:rPr>
          <w:delText xml:space="preserve">the </w:delText>
        </w:r>
      </w:del>
      <w:r>
        <w:rPr>
          <w:rFonts w:ascii="Times New Roman" w:hAnsi="Times New Roman"/>
          <w:bCs/>
          <w:sz w:val="24"/>
          <w:szCs w:val="24"/>
        </w:rPr>
        <w:t>Fig. R3</w:t>
      </w:r>
      <w:ins w:id="513" w:author="choi young" w:date="2021-12-29T13:01:00Z">
        <w:r w:rsidR="0052445E">
          <w:rPr>
            <w:rFonts w:ascii="Times New Roman" w:hAnsi="Times New Roman"/>
            <w:bCs/>
            <w:sz w:val="24"/>
            <w:szCs w:val="24"/>
          </w:rPr>
          <w:t>7</w:t>
        </w:r>
      </w:ins>
      <w:del w:id="514" w:author="choi young" w:date="2021-12-29T13:01:00Z">
        <w:r w:rsidDel="0052445E">
          <w:rPr>
            <w:rFonts w:ascii="Times New Roman" w:hAnsi="Times New Roman"/>
            <w:bCs/>
            <w:sz w:val="24"/>
            <w:szCs w:val="24"/>
          </w:rPr>
          <w:delText>6</w:delText>
        </w:r>
      </w:del>
      <w:r>
        <w:rPr>
          <w:rFonts w:ascii="Times New Roman" w:hAnsi="Times New Roman"/>
          <w:bCs/>
          <w:sz w:val="24"/>
          <w:szCs w:val="24"/>
        </w:rPr>
        <w:t xml:space="preserve">. The novelty of our NS-SOFI </w:t>
      </w:r>
      <w:proofErr w:type="spellStart"/>
      <w:r>
        <w:rPr>
          <w:rFonts w:ascii="Times New Roman" w:hAnsi="Times New Roman"/>
          <w:bCs/>
          <w:sz w:val="24"/>
          <w:szCs w:val="24"/>
        </w:rPr>
        <w:t>chipscope</w:t>
      </w:r>
      <w:proofErr w:type="spellEnd"/>
      <w:r>
        <w:rPr>
          <w:rFonts w:ascii="Times New Roman" w:hAnsi="Times New Roman"/>
          <w:bCs/>
          <w:sz w:val="24"/>
          <w:szCs w:val="24"/>
        </w:rPr>
        <w:t xml:space="preserve"> is further </w:t>
      </w:r>
      <w:ins w:id="515" w:author="choi young" w:date="2021-12-29T13:01:00Z">
        <w:r w:rsidR="0052445E">
          <w:rPr>
            <w:rFonts w:ascii="Times New Roman" w:hAnsi="Times New Roman"/>
            <w:bCs/>
            <w:sz w:val="24"/>
            <w:szCs w:val="24"/>
          </w:rPr>
          <w:t>highlighted</w:t>
        </w:r>
      </w:ins>
      <w:del w:id="516" w:author="choi young" w:date="2021-12-29T13:01:00Z">
        <w:r w:rsidDel="0052445E">
          <w:rPr>
            <w:rFonts w:ascii="Times New Roman" w:hAnsi="Times New Roman"/>
            <w:bCs/>
            <w:sz w:val="24"/>
            <w:szCs w:val="24"/>
          </w:rPr>
          <w:delText>stressed</w:delText>
        </w:r>
      </w:del>
      <w:r>
        <w:rPr>
          <w:rFonts w:ascii="Times New Roman" w:hAnsi="Times New Roman"/>
          <w:bCs/>
          <w:sz w:val="24"/>
          <w:szCs w:val="24"/>
        </w:rPr>
        <w:t xml:space="preserve"> by comparison with other near-field </w:t>
      </w:r>
      <w:del w:id="517" w:author="YongKeun (Paul) Park" w:date="2021-12-29T11:08:00Z">
        <w:r w:rsidDel="00941694">
          <w:rPr>
            <w:rFonts w:ascii="Times New Roman" w:hAnsi="Times New Roman"/>
            <w:bCs/>
            <w:sz w:val="24"/>
            <w:szCs w:val="24"/>
          </w:rPr>
          <w:delText xml:space="preserve">illumination </w:delText>
        </w:r>
      </w:del>
      <w:ins w:id="518" w:author="YongKeun (Paul) Park" w:date="2021-12-29T11:08:00Z">
        <w:r w:rsidR="00941694">
          <w:rPr>
            <w:rFonts w:ascii="Times New Roman" w:hAnsi="Times New Roman"/>
            <w:bCs/>
            <w:sz w:val="24"/>
            <w:szCs w:val="24"/>
          </w:rPr>
          <w:t>illumination-</w:t>
        </w:r>
      </w:ins>
      <w:r>
        <w:rPr>
          <w:rFonts w:ascii="Times New Roman" w:hAnsi="Times New Roman"/>
          <w:bCs/>
          <w:sz w:val="24"/>
          <w:szCs w:val="24"/>
        </w:rPr>
        <w:t>based super-resolution imaging platform is presented in Fig. R3</w:t>
      </w:r>
      <w:ins w:id="519" w:author="choi young" w:date="2021-12-29T13:01:00Z">
        <w:r w:rsidR="0052445E">
          <w:rPr>
            <w:rFonts w:ascii="Times New Roman" w:hAnsi="Times New Roman"/>
            <w:bCs/>
            <w:sz w:val="24"/>
            <w:szCs w:val="24"/>
          </w:rPr>
          <w:t>8</w:t>
        </w:r>
      </w:ins>
      <w:del w:id="520" w:author="choi young" w:date="2021-12-29T13:01:00Z">
        <w:r w:rsidDel="0052445E">
          <w:rPr>
            <w:rFonts w:ascii="Times New Roman" w:hAnsi="Times New Roman"/>
            <w:bCs/>
            <w:sz w:val="24"/>
            <w:szCs w:val="24"/>
          </w:rPr>
          <w:delText>7</w:delText>
        </w:r>
      </w:del>
      <w:r>
        <w:rPr>
          <w:rFonts w:ascii="Times New Roman" w:hAnsi="Times New Roman"/>
          <w:bCs/>
          <w:sz w:val="24"/>
          <w:szCs w:val="24"/>
        </w:rPr>
        <w:t>-3</w:t>
      </w:r>
      <w:ins w:id="521" w:author="choi young" w:date="2021-12-29T13:01:00Z">
        <w:r w:rsidR="0052445E">
          <w:rPr>
            <w:rFonts w:ascii="Times New Roman" w:hAnsi="Times New Roman"/>
            <w:bCs/>
            <w:sz w:val="24"/>
            <w:szCs w:val="24"/>
          </w:rPr>
          <w:t>9</w:t>
        </w:r>
      </w:ins>
      <w:del w:id="522" w:author="choi young" w:date="2021-12-29T13:01:00Z">
        <w:r w:rsidDel="0052445E">
          <w:rPr>
            <w:rFonts w:ascii="Times New Roman" w:hAnsi="Times New Roman"/>
            <w:bCs/>
            <w:sz w:val="24"/>
            <w:szCs w:val="24"/>
          </w:rPr>
          <w:delText>8</w:delText>
        </w:r>
      </w:del>
      <w:r>
        <w:rPr>
          <w:rFonts w:ascii="Times New Roman" w:hAnsi="Times New Roman"/>
          <w:bCs/>
          <w:sz w:val="24"/>
          <w:szCs w:val="24"/>
        </w:rPr>
        <w:t>.</w:t>
      </w:r>
    </w:p>
    <w:p w14:paraId="0C12B0DE" w14:textId="679FABC1" w:rsidR="00CD04D5" w:rsidRDefault="000C21CE" w:rsidP="00050557">
      <w:pPr>
        <w:spacing w:line="360" w:lineRule="auto"/>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738CF270" wp14:editId="41202B6E">
            <wp:extent cx="5731510" cy="3587115"/>
            <wp:effectExtent l="0" t="0" r="2540" b="0"/>
            <wp:docPr id="149" name="그림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그림 149"/>
                    <pic:cNvPicPr/>
                  </pic:nvPicPr>
                  <pic:blipFill>
                    <a:blip r:embed="rId51">
                      <a:extLst>
                        <a:ext uri="{28A0092B-C50C-407E-A947-70E740481C1C}">
                          <a14:useLocalDpi xmlns:a14="http://schemas.microsoft.com/office/drawing/2010/main" val="0"/>
                        </a:ext>
                      </a:extLst>
                    </a:blip>
                    <a:stretch>
                      <a:fillRect/>
                    </a:stretch>
                  </pic:blipFill>
                  <pic:spPr>
                    <a:xfrm>
                      <a:off x="0" y="0"/>
                      <a:ext cx="5731510" cy="3587115"/>
                    </a:xfrm>
                    <a:prstGeom prst="rect">
                      <a:avLst/>
                    </a:prstGeom>
                    <a:ln>
                      <a:noFill/>
                    </a:ln>
                  </pic:spPr>
                </pic:pic>
              </a:graphicData>
            </a:graphic>
          </wp:inline>
        </w:drawing>
      </w:r>
    </w:p>
    <w:p w14:paraId="3C1A4767" w14:textId="4BC2AF0D" w:rsidR="00E22D7E" w:rsidRPr="0089413D" w:rsidRDefault="0089413D" w:rsidP="00050557">
      <w:pPr>
        <w:spacing w:line="360" w:lineRule="auto"/>
        <w:rPr>
          <w:rFonts w:ascii="Times New Roman" w:hAnsi="Times New Roman"/>
          <w:b/>
          <w:sz w:val="24"/>
          <w:szCs w:val="24"/>
        </w:rPr>
      </w:pPr>
      <w:r w:rsidRPr="0089413D">
        <w:rPr>
          <w:rFonts w:ascii="Times New Roman" w:hAnsi="Times New Roman" w:hint="eastAsia"/>
          <w:b/>
          <w:sz w:val="24"/>
          <w:szCs w:val="24"/>
        </w:rPr>
        <w:t>F</w:t>
      </w:r>
      <w:r w:rsidRPr="0089413D">
        <w:rPr>
          <w:rFonts w:ascii="Times New Roman" w:hAnsi="Times New Roman"/>
          <w:b/>
          <w:sz w:val="24"/>
          <w:szCs w:val="24"/>
        </w:rPr>
        <w:t>ig. R3</w:t>
      </w:r>
      <w:ins w:id="523" w:author="choi young" w:date="2021-12-29T13:02:00Z">
        <w:r w:rsidR="00EB73E8">
          <w:rPr>
            <w:rFonts w:ascii="Times New Roman" w:hAnsi="Times New Roman"/>
            <w:b/>
            <w:sz w:val="24"/>
            <w:szCs w:val="24"/>
          </w:rPr>
          <w:t>7</w:t>
        </w:r>
      </w:ins>
      <w:del w:id="524" w:author="choi young" w:date="2021-12-29T13:01:00Z">
        <w:r w:rsidRPr="0089413D" w:rsidDel="00E55EC8">
          <w:rPr>
            <w:rFonts w:ascii="Times New Roman" w:hAnsi="Times New Roman"/>
            <w:b/>
            <w:sz w:val="24"/>
            <w:szCs w:val="24"/>
          </w:rPr>
          <w:delText>6</w:delText>
        </w:r>
      </w:del>
      <w:r w:rsidRPr="0089413D">
        <w:rPr>
          <w:rFonts w:ascii="Times New Roman" w:hAnsi="Times New Roman"/>
          <w:b/>
          <w:sz w:val="24"/>
          <w:szCs w:val="24"/>
        </w:rPr>
        <w:t xml:space="preserve">. Visual summary of how the proposed NS-SOFI </w:t>
      </w:r>
      <w:proofErr w:type="spellStart"/>
      <w:r w:rsidRPr="0089413D">
        <w:rPr>
          <w:rFonts w:ascii="Times New Roman" w:hAnsi="Times New Roman"/>
          <w:b/>
          <w:sz w:val="24"/>
          <w:szCs w:val="24"/>
        </w:rPr>
        <w:t>chipscope</w:t>
      </w:r>
      <w:proofErr w:type="spellEnd"/>
      <w:r w:rsidRPr="0089413D">
        <w:rPr>
          <w:rFonts w:ascii="Times New Roman" w:hAnsi="Times New Roman"/>
          <w:b/>
          <w:sz w:val="24"/>
          <w:szCs w:val="24"/>
        </w:rPr>
        <w:t xml:space="preserve"> resolves practical </w:t>
      </w:r>
      <w:proofErr w:type="spellStart"/>
      <w:r w:rsidRPr="0089413D">
        <w:rPr>
          <w:rFonts w:ascii="Times New Roman" w:hAnsi="Times New Roman"/>
          <w:b/>
          <w:sz w:val="24"/>
          <w:szCs w:val="24"/>
        </w:rPr>
        <w:t>bottelenecks</w:t>
      </w:r>
      <w:proofErr w:type="spellEnd"/>
      <w:r w:rsidRPr="0089413D">
        <w:rPr>
          <w:rFonts w:ascii="Times New Roman" w:hAnsi="Times New Roman"/>
          <w:b/>
          <w:sz w:val="24"/>
          <w:szCs w:val="24"/>
        </w:rPr>
        <w:t xml:space="preserve"> in the previous NS-SOFI platforms.</w:t>
      </w:r>
    </w:p>
    <w:p w14:paraId="257605DA" w14:textId="201B54C0" w:rsidR="00E22D7E" w:rsidRDefault="00421E6F" w:rsidP="00050557">
      <w:pPr>
        <w:spacing w:line="360" w:lineRule="auto"/>
        <w:rPr>
          <w:rFonts w:ascii="Times New Roman" w:hAnsi="Times New Roman"/>
          <w:bCs/>
          <w:sz w:val="24"/>
          <w:szCs w:val="24"/>
        </w:rPr>
      </w:pPr>
      <w:r>
        <w:rPr>
          <w:rFonts w:ascii="Times New Roman" w:hAnsi="Times New Roman"/>
          <w:bCs/>
          <w:noProof/>
          <w:sz w:val="24"/>
          <w:szCs w:val="24"/>
        </w:rPr>
        <w:drawing>
          <wp:inline distT="0" distB="0" distL="0" distR="0" wp14:anchorId="538F0937" wp14:editId="38B9FC17">
            <wp:extent cx="5731510" cy="3536315"/>
            <wp:effectExtent l="0" t="0" r="2540" b="6985"/>
            <wp:docPr id="151" name="그림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그림 15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536315"/>
                    </a:xfrm>
                    <a:prstGeom prst="rect">
                      <a:avLst/>
                    </a:prstGeom>
                  </pic:spPr>
                </pic:pic>
              </a:graphicData>
            </a:graphic>
          </wp:inline>
        </w:drawing>
      </w:r>
    </w:p>
    <w:p w14:paraId="2E031D38" w14:textId="47FF3927" w:rsidR="00E22D7E" w:rsidRPr="0089413D" w:rsidRDefault="0089413D" w:rsidP="00050557">
      <w:pPr>
        <w:spacing w:line="360" w:lineRule="auto"/>
        <w:rPr>
          <w:rFonts w:ascii="Times New Roman" w:hAnsi="Times New Roman"/>
          <w:b/>
          <w:sz w:val="24"/>
          <w:szCs w:val="24"/>
        </w:rPr>
      </w:pPr>
      <w:r w:rsidRPr="0089413D">
        <w:rPr>
          <w:rFonts w:ascii="Times New Roman" w:hAnsi="Times New Roman" w:hint="eastAsia"/>
          <w:b/>
          <w:sz w:val="24"/>
          <w:szCs w:val="24"/>
        </w:rPr>
        <w:t>F</w:t>
      </w:r>
      <w:r w:rsidRPr="0089413D">
        <w:rPr>
          <w:rFonts w:ascii="Times New Roman" w:hAnsi="Times New Roman"/>
          <w:b/>
          <w:sz w:val="24"/>
          <w:szCs w:val="24"/>
        </w:rPr>
        <w:t>ig. R3</w:t>
      </w:r>
      <w:ins w:id="525" w:author="choi young" w:date="2021-12-29T13:02:00Z">
        <w:r w:rsidR="00EB73E8">
          <w:rPr>
            <w:rFonts w:ascii="Times New Roman" w:hAnsi="Times New Roman"/>
            <w:b/>
            <w:sz w:val="24"/>
            <w:szCs w:val="24"/>
          </w:rPr>
          <w:t>8</w:t>
        </w:r>
      </w:ins>
      <w:del w:id="526" w:author="choi young" w:date="2021-12-29T13:02:00Z">
        <w:r w:rsidRPr="0089413D" w:rsidDel="00E55EC8">
          <w:rPr>
            <w:rFonts w:ascii="Times New Roman" w:hAnsi="Times New Roman"/>
            <w:b/>
            <w:sz w:val="24"/>
            <w:szCs w:val="24"/>
          </w:rPr>
          <w:delText>7</w:delText>
        </w:r>
      </w:del>
      <w:r w:rsidRPr="0089413D">
        <w:rPr>
          <w:rFonts w:ascii="Times New Roman" w:hAnsi="Times New Roman"/>
          <w:b/>
          <w:sz w:val="24"/>
          <w:szCs w:val="24"/>
        </w:rPr>
        <w:t xml:space="preserve">. Comparison of NS-SOFI </w:t>
      </w:r>
      <w:proofErr w:type="spellStart"/>
      <w:r w:rsidRPr="0089413D">
        <w:rPr>
          <w:rFonts w:ascii="Times New Roman" w:hAnsi="Times New Roman"/>
          <w:b/>
          <w:sz w:val="24"/>
          <w:szCs w:val="24"/>
        </w:rPr>
        <w:t>chipscope</w:t>
      </w:r>
      <w:proofErr w:type="spellEnd"/>
      <w:r w:rsidRPr="0089413D">
        <w:rPr>
          <w:rFonts w:ascii="Times New Roman" w:hAnsi="Times New Roman"/>
          <w:b/>
          <w:sz w:val="24"/>
          <w:szCs w:val="24"/>
        </w:rPr>
        <w:t xml:space="preserve"> and the “chip-based wide field-of-view </w:t>
      </w:r>
      <w:proofErr w:type="spellStart"/>
      <w:r w:rsidRPr="0089413D">
        <w:rPr>
          <w:rFonts w:ascii="Times New Roman" w:hAnsi="Times New Roman"/>
          <w:b/>
          <w:sz w:val="24"/>
          <w:szCs w:val="24"/>
        </w:rPr>
        <w:t>nanoscopy</w:t>
      </w:r>
      <w:proofErr w:type="spellEnd"/>
      <w:r w:rsidRPr="0089413D">
        <w:rPr>
          <w:rFonts w:ascii="Times New Roman" w:hAnsi="Times New Roman"/>
          <w:b/>
          <w:sz w:val="24"/>
          <w:szCs w:val="24"/>
        </w:rPr>
        <w:t>” platforms.</w:t>
      </w:r>
    </w:p>
    <w:p w14:paraId="675A2EAF" w14:textId="62160CC8" w:rsidR="00E22D7E" w:rsidRDefault="00421E6F" w:rsidP="00050557">
      <w:pPr>
        <w:spacing w:line="360" w:lineRule="auto"/>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02F54F78" wp14:editId="0F79000A">
            <wp:extent cx="5731510" cy="3537585"/>
            <wp:effectExtent l="0" t="0" r="2540" b="5715"/>
            <wp:docPr id="152" name="그림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그림 15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3537585"/>
                    </a:xfrm>
                    <a:prstGeom prst="rect">
                      <a:avLst/>
                    </a:prstGeom>
                  </pic:spPr>
                </pic:pic>
              </a:graphicData>
            </a:graphic>
          </wp:inline>
        </w:drawing>
      </w:r>
    </w:p>
    <w:p w14:paraId="4EF69DD3" w14:textId="2A43FD87" w:rsidR="0089413D" w:rsidRDefault="0089413D" w:rsidP="0089413D">
      <w:pPr>
        <w:spacing w:line="360" w:lineRule="auto"/>
        <w:rPr>
          <w:rFonts w:ascii="Times New Roman" w:hAnsi="Times New Roman"/>
          <w:b/>
          <w:sz w:val="24"/>
          <w:szCs w:val="24"/>
        </w:rPr>
      </w:pPr>
      <w:r w:rsidRPr="0089413D">
        <w:rPr>
          <w:rFonts w:ascii="Times New Roman" w:hAnsi="Times New Roman" w:hint="eastAsia"/>
          <w:b/>
          <w:sz w:val="24"/>
          <w:szCs w:val="24"/>
        </w:rPr>
        <w:t>F</w:t>
      </w:r>
      <w:r w:rsidRPr="0089413D">
        <w:rPr>
          <w:rFonts w:ascii="Times New Roman" w:hAnsi="Times New Roman"/>
          <w:b/>
          <w:sz w:val="24"/>
          <w:szCs w:val="24"/>
        </w:rPr>
        <w:t>ig. R</w:t>
      </w:r>
      <w:ins w:id="527" w:author="choi young" w:date="2021-12-29T13:02:00Z">
        <w:r w:rsidR="00EB73E8">
          <w:rPr>
            <w:rFonts w:ascii="Times New Roman" w:hAnsi="Times New Roman"/>
            <w:b/>
            <w:sz w:val="24"/>
            <w:szCs w:val="24"/>
          </w:rPr>
          <w:t>39</w:t>
        </w:r>
      </w:ins>
      <w:del w:id="528" w:author="choi young" w:date="2021-12-29T13:02:00Z">
        <w:r w:rsidRPr="0089413D" w:rsidDel="00EB73E8">
          <w:rPr>
            <w:rFonts w:ascii="Times New Roman" w:hAnsi="Times New Roman"/>
            <w:b/>
            <w:sz w:val="24"/>
            <w:szCs w:val="24"/>
          </w:rPr>
          <w:delText>37</w:delText>
        </w:r>
      </w:del>
      <w:r w:rsidRPr="0089413D">
        <w:rPr>
          <w:rFonts w:ascii="Times New Roman" w:hAnsi="Times New Roman"/>
          <w:b/>
          <w:sz w:val="24"/>
          <w:szCs w:val="24"/>
        </w:rPr>
        <w:t xml:space="preserve">. Comparison of NS-SOFI </w:t>
      </w:r>
      <w:proofErr w:type="spellStart"/>
      <w:r w:rsidRPr="0089413D">
        <w:rPr>
          <w:rFonts w:ascii="Times New Roman" w:hAnsi="Times New Roman"/>
          <w:b/>
          <w:sz w:val="24"/>
          <w:szCs w:val="24"/>
        </w:rPr>
        <w:t>chipscope</w:t>
      </w:r>
      <w:proofErr w:type="spellEnd"/>
      <w:r w:rsidRPr="0089413D">
        <w:rPr>
          <w:rFonts w:ascii="Times New Roman" w:hAnsi="Times New Roman"/>
          <w:b/>
          <w:sz w:val="24"/>
          <w:szCs w:val="24"/>
        </w:rPr>
        <w:t xml:space="preserve"> and the “</w:t>
      </w:r>
      <w:r>
        <w:rPr>
          <w:rFonts w:ascii="Times New Roman" w:hAnsi="Times New Roman"/>
          <w:b/>
          <w:sz w:val="24"/>
          <w:szCs w:val="24"/>
        </w:rPr>
        <w:t>speckle-MAIN</w:t>
      </w:r>
      <w:r w:rsidRPr="0089413D">
        <w:rPr>
          <w:rFonts w:ascii="Times New Roman" w:hAnsi="Times New Roman"/>
          <w:b/>
          <w:sz w:val="24"/>
          <w:szCs w:val="24"/>
        </w:rPr>
        <w:t>” platforms.</w:t>
      </w:r>
    </w:p>
    <w:p w14:paraId="44CE1DBA" w14:textId="0AD2FB9C" w:rsidR="003E0542" w:rsidRDefault="00A72591" w:rsidP="00050557">
      <w:pPr>
        <w:spacing w:line="360" w:lineRule="auto"/>
        <w:rPr>
          <w:ins w:id="529" w:author="choi young" w:date="2021-12-29T13:21:00Z"/>
          <w:rFonts w:ascii="Times New Roman" w:hAnsi="Times New Roman"/>
          <w:color w:val="222222"/>
          <w:sz w:val="24"/>
          <w:szCs w:val="24"/>
          <w:shd w:val="clear" w:color="auto" w:fill="FFFFFF"/>
        </w:rPr>
      </w:pPr>
      <w:ins w:id="530" w:author="choi young" w:date="2021-12-29T13:20:00Z">
        <w:r>
          <w:rPr>
            <w:rFonts w:ascii="Times New Roman" w:hAnsi="Times New Roman" w:hint="eastAsia"/>
            <w:bCs/>
            <w:sz w:val="24"/>
            <w:szCs w:val="24"/>
          </w:rPr>
          <w:t>[</w:t>
        </w:r>
        <w:r>
          <w:rPr>
            <w:rFonts w:ascii="Times New Roman" w:hAnsi="Times New Roman"/>
            <w:bCs/>
            <w:sz w:val="24"/>
            <w:szCs w:val="24"/>
          </w:rPr>
          <w:t xml:space="preserve">Ref. speckle-MAIN] </w:t>
        </w:r>
      </w:ins>
      <w:ins w:id="531" w:author="choi young" w:date="2021-12-29T13:21:00Z">
        <w:r w:rsidRPr="00617958">
          <w:rPr>
            <w:rFonts w:ascii="Times New Roman" w:hAnsi="Times New Roman"/>
            <w:color w:val="222222"/>
            <w:sz w:val="24"/>
            <w:szCs w:val="24"/>
            <w:shd w:val="clear" w:color="auto" w:fill="FFFFFF"/>
          </w:rPr>
          <w:t xml:space="preserve">Lee, Y. U., et al. "Metamaterial assisted illumination </w:t>
        </w:r>
        <w:proofErr w:type="spellStart"/>
        <w:r w:rsidRPr="00617958">
          <w:rPr>
            <w:rFonts w:ascii="Times New Roman" w:hAnsi="Times New Roman"/>
            <w:color w:val="222222"/>
            <w:sz w:val="24"/>
            <w:szCs w:val="24"/>
            <w:shd w:val="clear" w:color="auto" w:fill="FFFFFF"/>
          </w:rPr>
          <w:t>nanoscopy</w:t>
        </w:r>
        <w:proofErr w:type="spellEnd"/>
        <w:r w:rsidRPr="00617958">
          <w:rPr>
            <w:rFonts w:ascii="Times New Roman" w:hAnsi="Times New Roman"/>
            <w:color w:val="222222"/>
            <w:sz w:val="24"/>
            <w:szCs w:val="24"/>
            <w:shd w:val="clear" w:color="auto" w:fill="FFFFFF"/>
          </w:rPr>
          <w:t xml:space="preserve"> via random super-resolution speckles." </w:t>
        </w:r>
        <w:r w:rsidRPr="00617958">
          <w:rPr>
            <w:rFonts w:ascii="Times New Roman" w:hAnsi="Times New Roman"/>
            <w:i/>
            <w:iCs/>
            <w:color w:val="222222"/>
            <w:sz w:val="24"/>
            <w:szCs w:val="24"/>
            <w:shd w:val="clear" w:color="auto" w:fill="FFFFFF"/>
          </w:rPr>
          <w:t>Nature communications</w:t>
        </w:r>
        <w:r w:rsidRPr="00617958">
          <w:rPr>
            <w:rFonts w:ascii="Times New Roman" w:hAnsi="Times New Roman"/>
            <w:color w:val="222222"/>
            <w:sz w:val="24"/>
            <w:szCs w:val="24"/>
            <w:shd w:val="clear" w:color="auto" w:fill="FFFFFF"/>
          </w:rPr>
          <w:t> </w:t>
        </w:r>
        <w:r w:rsidRPr="00617958">
          <w:rPr>
            <w:rFonts w:ascii="Times New Roman" w:hAnsi="Times New Roman"/>
            <w:b/>
            <w:bCs/>
            <w:color w:val="222222"/>
            <w:sz w:val="24"/>
            <w:szCs w:val="24"/>
            <w:shd w:val="clear" w:color="auto" w:fill="FFFFFF"/>
          </w:rPr>
          <w:t>12</w:t>
        </w:r>
        <w:r w:rsidRPr="00617958">
          <w:rPr>
            <w:rFonts w:ascii="Times New Roman" w:hAnsi="Times New Roman"/>
            <w:color w:val="222222"/>
            <w:sz w:val="24"/>
            <w:szCs w:val="24"/>
            <w:shd w:val="clear" w:color="auto" w:fill="FFFFFF"/>
          </w:rPr>
          <w:t>, 1559 (2021)</w:t>
        </w:r>
      </w:ins>
    </w:p>
    <w:p w14:paraId="5B0B549B" w14:textId="5072BACA" w:rsidR="00A72591" w:rsidRDefault="00A72591" w:rsidP="00050557">
      <w:pPr>
        <w:spacing w:line="360" w:lineRule="auto"/>
        <w:rPr>
          <w:ins w:id="532" w:author="choi young" w:date="2021-12-29T13:21:00Z"/>
          <w:rFonts w:ascii="Times New Roman" w:hAnsi="Times New Roman"/>
          <w:color w:val="222222"/>
          <w:sz w:val="24"/>
          <w:szCs w:val="24"/>
          <w:shd w:val="clear" w:color="auto" w:fill="FFFFFF"/>
        </w:rPr>
      </w:pPr>
    </w:p>
    <w:p w14:paraId="5C74ACE9" w14:textId="3A0C4171" w:rsidR="00A72591" w:rsidRDefault="00A72591" w:rsidP="00050557">
      <w:pPr>
        <w:spacing w:line="360" w:lineRule="auto"/>
        <w:rPr>
          <w:ins w:id="533" w:author="choi young" w:date="2021-12-29T13:21:00Z"/>
          <w:rFonts w:ascii="Times New Roman" w:hAnsi="Times New Roman"/>
          <w:color w:val="222222"/>
          <w:sz w:val="24"/>
          <w:szCs w:val="24"/>
          <w:shd w:val="clear" w:color="auto" w:fill="FFFFFF"/>
        </w:rPr>
      </w:pPr>
    </w:p>
    <w:p w14:paraId="033764EB" w14:textId="0ACB638C" w:rsidR="00A72591" w:rsidRDefault="00A72591" w:rsidP="00050557">
      <w:pPr>
        <w:spacing w:line="360" w:lineRule="auto"/>
        <w:rPr>
          <w:ins w:id="534" w:author="choi young" w:date="2021-12-29T13:21:00Z"/>
          <w:rFonts w:ascii="Times New Roman" w:hAnsi="Times New Roman"/>
          <w:color w:val="222222"/>
          <w:sz w:val="24"/>
          <w:szCs w:val="24"/>
          <w:shd w:val="clear" w:color="auto" w:fill="FFFFFF"/>
        </w:rPr>
      </w:pPr>
    </w:p>
    <w:p w14:paraId="37B6AF27" w14:textId="4BEFCDA6" w:rsidR="00A72591" w:rsidRDefault="00A72591" w:rsidP="00050557">
      <w:pPr>
        <w:spacing w:line="360" w:lineRule="auto"/>
        <w:rPr>
          <w:ins w:id="535" w:author="choi young" w:date="2021-12-29T13:21:00Z"/>
          <w:rFonts w:ascii="Times New Roman" w:hAnsi="Times New Roman"/>
          <w:color w:val="222222"/>
          <w:sz w:val="24"/>
          <w:szCs w:val="24"/>
          <w:shd w:val="clear" w:color="auto" w:fill="FFFFFF"/>
        </w:rPr>
      </w:pPr>
    </w:p>
    <w:p w14:paraId="49B132FE" w14:textId="0EEFE4C8" w:rsidR="00A72591" w:rsidRDefault="00A72591" w:rsidP="00050557">
      <w:pPr>
        <w:spacing w:line="360" w:lineRule="auto"/>
        <w:rPr>
          <w:ins w:id="536" w:author="choi young" w:date="2021-12-29T13:21:00Z"/>
          <w:rFonts w:ascii="Times New Roman" w:hAnsi="Times New Roman"/>
          <w:color w:val="222222"/>
          <w:sz w:val="24"/>
          <w:szCs w:val="24"/>
          <w:shd w:val="clear" w:color="auto" w:fill="FFFFFF"/>
        </w:rPr>
      </w:pPr>
    </w:p>
    <w:p w14:paraId="242883E1" w14:textId="71151A7A" w:rsidR="00A72591" w:rsidRDefault="00A72591" w:rsidP="00050557">
      <w:pPr>
        <w:spacing w:line="360" w:lineRule="auto"/>
        <w:rPr>
          <w:ins w:id="537" w:author="choi young" w:date="2021-12-29T13:21:00Z"/>
          <w:rFonts w:ascii="Times New Roman" w:hAnsi="Times New Roman"/>
          <w:color w:val="222222"/>
          <w:sz w:val="24"/>
          <w:szCs w:val="24"/>
          <w:shd w:val="clear" w:color="auto" w:fill="FFFFFF"/>
        </w:rPr>
      </w:pPr>
    </w:p>
    <w:p w14:paraId="51A59CC6" w14:textId="4CFA238C" w:rsidR="00A72591" w:rsidRDefault="00A72591" w:rsidP="00050557">
      <w:pPr>
        <w:spacing w:line="360" w:lineRule="auto"/>
        <w:rPr>
          <w:ins w:id="538" w:author="choi young" w:date="2021-12-29T13:21:00Z"/>
          <w:rFonts w:ascii="Times New Roman" w:hAnsi="Times New Roman"/>
          <w:color w:val="222222"/>
          <w:sz w:val="24"/>
          <w:szCs w:val="24"/>
          <w:shd w:val="clear" w:color="auto" w:fill="FFFFFF"/>
        </w:rPr>
      </w:pPr>
    </w:p>
    <w:p w14:paraId="33328D33" w14:textId="2B1A53D7" w:rsidR="00A72591" w:rsidRDefault="00A72591" w:rsidP="00050557">
      <w:pPr>
        <w:spacing w:line="360" w:lineRule="auto"/>
        <w:rPr>
          <w:ins w:id="539" w:author="choi young" w:date="2021-12-29T13:21:00Z"/>
          <w:rFonts w:ascii="Times New Roman" w:hAnsi="Times New Roman"/>
          <w:color w:val="222222"/>
          <w:sz w:val="24"/>
          <w:szCs w:val="24"/>
          <w:shd w:val="clear" w:color="auto" w:fill="FFFFFF"/>
        </w:rPr>
      </w:pPr>
    </w:p>
    <w:p w14:paraId="2C0F332D" w14:textId="412DE68E" w:rsidR="00A72591" w:rsidRDefault="00A72591" w:rsidP="00050557">
      <w:pPr>
        <w:spacing w:line="360" w:lineRule="auto"/>
        <w:rPr>
          <w:ins w:id="540" w:author="choi young" w:date="2021-12-29T13:21:00Z"/>
          <w:rFonts w:ascii="Times New Roman" w:hAnsi="Times New Roman"/>
          <w:color w:val="222222"/>
          <w:sz w:val="24"/>
          <w:szCs w:val="24"/>
          <w:shd w:val="clear" w:color="auto" w:fill="FFFFFF"/>
        </w:rPr>
      </w:pPr>
    </w:p>
    <w:p w14:paraId="18F2A6BC" w14:textId="77777777" w:rsidR="00A72591" w:rsidRDefault="00A72591" w:rsidP="00050557">
      <w:pPr>
        <w:spacing w:line="360" w:lineRule="auto"/>
        <w:rPr>
          <w:ins w:id="541" w:author="choi young" w:date="2021-12-29T13:02:00Z"/>
          <w:rFonts w:ascii="Times New Roman" w:hAnsi="Times New Roman"/>
          <w:bCs/>
          <w:sz w:val="24"/>
          <w:szCs w:val="24"/>
        </w:rPr>
      </w:pPr>
    </w:p>
    <w:p w14:paraId="22E2730F" w14:textId="56744028" w:rsidR="00050557" w:rsidRPr="00C66065" w:rsidRDefault="00050557" w:rsidP="00050557">
      <w:pPr>
        <w:spacing w:line="360" w:lineRule="auto"/>
        <w:rPr>
          <w:rFonts w:ascii="Times New Roman" w:hAnsi="Times New Roman"/>
          <w:bCs/>
          <w:sz w:val="24"/>
          <w:szCs w:val="24"/>
        </w:rPr>
      </w:pPr>
      <w:r>
        <w:rPr>
          <w:rFonts w:ascii="Times New Roman" w:hAnsi="Times New Roman" w:hint="eastAsia"/>
          <w:bCs/>
          <w:sz w:val="24"/>
          <w:szCs w:val="24"/>
        </w:rPr>
        <w:lastRenderedPageBreak/>
        <w:t>R</w:t>
      </w:r>
      <w:r>
        <w:rPr>
          <w:rFonts w:ascii="Times New Roman" w:hAnsi="Times New Roman"/>
          <w:bCs/>
          <w:sz w:val="24"/>
          <w:szCs w:val="24"/>
        </w:rPr>
        <w:t>1.4. Improved readability: references to supporting information and revisions on manuscripts.</w:t>
      </w:r>
    </w:p>
    <w:p w14:paraId="2250D56E" w14:textId="77777777" w:rsidR="00573914" w:rsidRDefault="00573914" w:rsidP="00573914">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1.4.1. Reviewer 1’s comments to be addressed</w:t>
      </w:r>
    </w:p>
    <w:p w14:paraId="1B551EBE" w14:textId="11487100" w:rsidR="007C685A" w:rsidRPr="00E22D7E" w:rsidRDefault="00CC5E31" w:rsidP="00E22D7E">
      <w:pPr>
        <w:spacing w:line="360" w:lineRule="auto"/>
        <w:ind w:firstLineChars="50" w:firstLine="120"/>
        <w:rPr>
          <w:rFonts w:ascii="Times New Roman" w:hAnsi="Times New Roman"/>
          <w:sz w:val="24"/>
          <w:szCs w:val="24"/>
        </w:rPr>
      </w:pPr>
      <w:r w:rsidRPr="00CC5E31">
        <w:rPr>
          <w:rFonts w:ascii="Times New Roman" w:hAnsi="Times New Roman"/>
          <w:sz w:val="24"/>
          <w:szCs w:val="24"/>
        </w:rPr>
        <w:t xml:space="preserve">The authors </w:t>
      </w:r>
      <w:r w:rsidRPr="00CC5E31">
        <w:rPr>
          <w:rFonts w:ascii="Times New Roman" w:hAnsi="Times New Roman"/>
          <w:sz w:val="24"/>
          <w:szCs w:val="24"/>
          <w:u w:val="single"/>
        </w:rPr>
        <w:t>do not provide any references to the SI</w:t>
      </w:r>
      <w:r w:rsidRPr="00CC5E31">
        <w:rPr>
          <w:rFonts w:ascii="Times New Roman" w:hAnsi="Times New Roman"/>
          <w:sz w:val="24"/>
          <w:szCs w:val="24"/>
        </w:rPr>
        <w:t xml:space="preserve">, which makes it very hard to follow. </w:t>
      </w:r>
      <w:r w:rsidRPr="00CC5E31">
        <w:rPr>
          <w:rFonts w:ascii="Times New Roman" w:hAnsi="Times New Roman"/>
          <w:sz w:val="24"/>
          <w:szCs w:val="24"/>
          <w:u w:val="single"/>
        </w:rPr>
        <w:t>Some description of the excitation modality is needed in the main text</w:t>
      </w:r>
      <w:r w:rsidRPr="00CC5E31">
        <w:rPr>
          <w:rFonts w:ascii="Times New Roman" w:hAnsi="Times New Roman"/>
          <w:sz w:val="24"/>
          <w:szCs w:val="24"/>
        </w:rPr>
        <w:t xml:space="preserve">. </w:t>
      </w:r>
      <w:r w:rsidRPr="00CC5E31">
        <w:rPr>
          <w:rFonts w:ascii="Times New Roman" w:hAnsi="Times New Roman"/>
          <w:sz w:val="24"/>
          <w:szCs w:val="24"/>
          <w:u w:val="single"/>
        </w:rPr>
        <w:t xml:space="preserve">Some background about </w:t>
      </w:r>
      <w:proofErr w:type="gramStart"/>
      <w:r w:rsidRPr="00CC5E31">
        <w:rPr>
          <w:rFonts w:ascii="Times New Roman" w:hAnsi="Times New Roman"/>
          <w:sz w:val="24"/>
          <w:szCs w:val="24"/>
          <w:u w:val="single"/>
        </w:rPr>
        <w:t>the manner by which</w:t>
      </w:r>
      <w:proofErr w:type="gramEnd"/>
      <w:r w:rsidRPr="00CC5E31">
        <w:rPr>
          <w:rFonts w:ascii="Times New Roman" w:hAnsi="Times New Roman"/>
          <w:sz w:val="24"/>
          <w:szCs w:val="24"/>
          <w:u w:val="single"/>
        </w:rPr>
        <w:t xml:space="preserve"> substrates are prepared </w:t>
      </w:r>
      <w:r w:rsidRPr="00CC5E31">
        <w:rPr>
          <w:rFonts w:ascii="Times New Roman" w:hAnsi="Times New Roman"/>
          <w:sz w:val="24"/>
          <w:szCs w:val="24"/>
        </w:rPr>
        <w:t>is also necessary.</w:t>
      </w:r>
    </w:p>
    <w:p w14:paraId="2B890E01" w14:textId="021413CB" w:rsidR="007C685A" w:rsidRPr="00573914" w:rsidRDefault="007C685A" w:rsidP="007C685A">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1.4.2. Reply to R1.4.1.</w:t>
      </w:r>
    </w:p>
    <w:p w14:paraId="47148CFD" w14:textId="649DB637" w:rsidR="00050557" w:rsidRDefault="0019752A" w:rsidP="0086227C">
      <w:pPr>
        <w:spacing w:line="360" w:lineRule="auto"/>
        <w:rPr>
          <w:rFonts w:ascii="Times New Roman" w:hAnsi="Times New Roman"/>
          <w:sz w:val="24"/>
          <w:szCs w:val="24"/>
        </w:rPr>
      </w:pPr>
      <w:r>
        <w:rPr>
          <w:rFonts w:ascii="Times New Roman" w:hAnsi="Times New Roman"/>
          <w:sz w:val="24"/>
          <w:szCs w:val="24"/>
        </w:rPr>
        <w:tab/>
        <w:t xml:space="preserve">Again, we apologize for </w:t>
      </w:r>
      <w:del w:id="542" w:author="YongKeun (Paul) Park" w:date="2021-12-29T11:09:00Z">
        <w:r w:rsidDel="00941694">
          <w:rPr>
            <w:rFonts w:ascii="Times New Roman" w:hAnsi="Times New Roman"/>
            <w:sz w:val="24"/>
            <w:szCs w:val="24"/>
          </w:rPr>
          <w:delText xml:space="preserve">reviewers on </w:delText>
        </w:r>
      </w:del>
      <w:r>
        <w:rPr>
          <w:rFonts w:ascii="Times New Roman" w:hAnsi="Times New Roman"/>
          <w:sz w:val="24"/>
          <w:szCs w:val="24"/>
        </w:rPr>
        <w:t xml:space="preserve">mistakenly missing important references to Supporting Information while moving the substantial parts of manuscripts </w:t>
      </w:r>
      <w:ins w:id="543" w:author="choi young" w:date="2021-12-29T14:28:00Z">
        <w:r w:rsidR="00E639C7">
          <w:rPr>
            <w:rFonts w:ascii="Times New Roman" w:hAnsi="Times New Roman"/>
            <w:sz w:val="24"/>
            <w:szCs w:val="24"/>
          </w:rPr>
          <w:t>in</w:t>
        </w:r>
      </w:ins>
      <w:r>
        <w:rPr>
          <w:rFonts w:ascii="Times New Roman" w:hAnsi="Times New Roman"/>
          <w:sz w:val="24"/>
          <w:szCs w:val="24"/>
        </w:rPr>
        <w:t xml:space="preserve">to Supporting Information to meet the limit posed by Nano Letters (up to 3,000 words and 5 figures in the main text). As addressed in R1.1., </w:t>
      </w:r>
      <w:r w:rsidR="00340076">
        <w:rPr>
          <w:rFonts w:ascii="Times New Roman" w:hAnsi="Times New Roman"/>
          <w:sz w:val="24"/>
          <w:szCs w:val="24"/>
        </w:rPr>
        <w:t xml:space="preserve">we incorporated the schematic description of excitation modality in </w:t>
      </w:r>
      <w:r w:rsidR="00340076" w:rsidRPr="003E0542">
        <w:rPr>
          <w:rFonts w:ascii="Times New Roman" w:hAnsi="Times New Roman"/>
          <w:b/>
          <w:bCs/>
          <w:sz w:val="24"/>
          <w:szCs w:val="24"/>
          <w:rPrChange w:id="544" w:author="choi young" w:date="2021-12-29T13:03:00Z">
            <w:rPr>
              <w:rFonts w:ascii="Times New Roman" w:hAnsi="Times New Roman"/>
              <w:sz w:val="24"/>
              <w:szCs w:val="24"/>
            </w:rPr>
          </w:rPrChange>
        </w:rPr>
        <w:t>Supporting Figure S2</w:t>
      </w:r>
      <w:r w:rsidR="00340076">
        <w:rPr>
          <w:rFonts w:ascii="Times New Roman" w:hAnsi="Times New Roman"/>
          <w:sz w:val="24"/>
          <w:szCs w:val="24"/>
        </w:rPr>
        <w:t xml:space="preserve"> (included in the previous Supporting Information before revision) and the renewed Fig 1. in the previous manuscript to provide sufficient details for understanding our experimental setup to generate dynamic near-field speckle illumination and their consequences after NS-SOFI processing. </w:t>
      </w:r>
      <w:r>
        <w:rPr>
          <w:rFonts w:ascii="Times New Roman" w:hAnsi="Times New Roman"/>
          <w:sz w:val="24"/>
          <w:szCs w:val="24"/>
        </w:rPr>
        <w:t xml:space="preserve"> </w:t>
      </w:r>
    </w:p>
    <w:p w14:paraId="70233D76" w14:textId="2E3BA445" w:rsidR="00340076" w:rsidRDefault="00340076" w:rsidP="0086227C">
      <w:pPr>
        <w:spacing w:line="360" w:lineRule="auto"/>
        <w:rPr>
          <w:rFonts w:ascii="Times New Roman" w:hAnsi="Times New Roman"/>
          <w:sz w:val="24"/>
          <w:szCs w:val="24"/>
        </w:rPr>
      </w:pPr>
      <w:r>
        <w:rPr>
          <w:rFonts w:ascii="Times New Roman" w:hAnsi="Times New Roman"/>
          <w:sz w:val="24"/>
          <w:szCs w:val="24"/>
        </w:rPr>
        <w:tab/>
        <w:t xml:space="preserve">To offer background on the preparation of disordered substrates used as both </w:t>
      </w:r>
      <w:r w:rsidR="00E22D7E">
        <w:rPr>
          <w:rFonts w:ascii="Times New Roman" w:hAnsi="Times New Roman"/>
          <w:sz w:val="24"/>
          <w:szCs w:val="24"/>
        </w:rPr>
        <w:t xml:space="preserve">a </w:t>
      </w:r>
      <w:r>
        <w:rPr>
          <w:rFonts w:ascii="Times New Roman" w:hAnsi="Times New Roman"/>
          <w:sz w:val="24"/>
          <w:szCs w:val="24"/>
        </w:rPr>
        <w:t>sample mount and a near-field speckled wavefront shaper,</w:t>
      </w:r>
      <w:r w:rsidR="00E22D7E">
        <w:rPr>
          <w:rFonts w:ascii="Times New Roman" w:hAnsi="Times New Roman"/>
          <w:sz w:val="24"/>
          <w:szCs w:val="24"/>
        </w:rPr>
        <w:t xml:space="preserve"> we</w:t>
      </w:r>
      <w:ins w:id="545" w:author="YongKeun (Paul) Park" w:date="2021-12-29T11:09:00Z">
        <w:r w:rsidR="00941694">
          <w:rPr>
            <w:rFonts w:ascii="Times New Roman" w:hAnsi="Times New Roman"/>
            <w:sz w:val="24"/>
            <w:szCs w:val="24"/>
          </w:rPr>
          <w:t xml:space="preserve"> ha</w:t>
        </w:r>
      </w:ins>
      <w:del w:id="546" w:author="YongKeun (Paul) Park" w:date="2021-12-29T11:09:00Z">
        <w:r w:rsidR="00E22D7E" w:rsidDel="00941694">
          <w:rPr>
            <w:rFonts w:ascii="Times New Roman" w:hAnsi="Times New Roman"/>
            <w:sz w:val="24"/>
            <w:szCs w:val="24"/>
          </w:rPr>
          <w:delText>’</w:delText>
        </w:r>
      </w:del>
      <w:r w:rsidR="00E22D7E">
        <w:rPr>
          <w:rFonts w:ascii="Times New Roman" w:hAnsi="Times New Roman"/>
          <w:sz w:val="24"/>
          <w:szCs w:val="24"/>
        </w:rPr>
        <w:t xml:space="preserve">ve added a new Supporting Figure S1 that provides information on </w:t>
      </w:r>
      <w:ins w:id="547" w:author="YongKeun (Paul) Park" w:date="2021-12-29T11:09:00Z">
        <w:r w:rsidR="00941694">
          <w:rPr>
            <w:rFonts w:ascii="Times New Roman" w:hAnsi="Times New Roman"/>
            <w:sz w:val="24"/>
            <w:szCs w:val="24"/>
          </w:rPr>
          <w:t xml:space="preserve">the </w:t>
        </w:r>
      </w:ins>
      <w:r w:rsidR="00E22D7E">
        <w:rPr>
          <w:rFonts w:ascii="Times New Roman" w:hAnsi="Times New Roman"/>
          <w:sz w:val="24"/>
          <w:szCs w:val="24"/>
        </w:rPr>
        <w:t>physical properties and composition of the disordered substrates, as shown below:</w:t>
      </w:r>
    </w:p>
    <w:p w14:paraId="6A7D32F6" w14:textId="77777777" w:rsidR="00340076" w:rsidRDefault="00340076" w:rsidP="00340076">
      <w:pPr>
        <w:spacing w:line="360" w:lineRule="auto"/>
        <w:jc w:val="center"/>
        <w:rPr>
          <w:rFonts w:ascii="Times New Roman" w:hAnsi="Times New Roman"/>
          <w:sz w:val="24"/>
          <w:szCs w:val="24"/>
        </w:rPr>
      </w:pPr>
      <w:r>
        <w:rPr>
          <w:noProof/>
        </w:rPr>
        <w:drawing>
          <wp:inline distT="0" distB="0" distL="0" distR="0" wp14:anchorId="37984800" wp14:editId="69EE2161">
            <wp:extent cx="3969797" cy="2755900"/>
            <wp:effectExtent l="0" t="0" r="0" b="6350"/>
            <wp:docPr id="143" name="그림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80385" cy="2763250"/>
                    </a:xfrm>
                    <a:prstGeom prst="rect">
                      <a:avLst/>
                    </a:prstGeom>
                  </pic:spPr>
                </pic:pic>
              </a:graphicData>
            </a:graphic>
          </wp:inline>
        </w:drawing>
      </w:r>
    </w:p>
    <w:p w14:paraId="6018EF11" w14:textId="77777777" w:rsidR="00340076" w:rsidRPr="00975627" w:rsidRDefault="00340076" w:rsidP="00340076">
      <w:pPr>
        <w:spacing w:line="360" w:lineRule="auto"/>
        <w:rPr>
          <w:rFonts w:ascii="Times New Roman" w:hAnsi="Times New Roman"/>
          <w:b/>
          <w:bCs/>
          <w:sz w:val="24"/>
          <w:szCs w:val="24"/>
        </w:rPr>
      </w:pPr>
      <w:r w:rsidRPr="00975627">
        <w:rPr>
          <w:rFonts w:ascii="Times New Roman" w:hAnsi="Times New Roman" w:hint="eastAsia"/>
          <w:b/>
          <w:bCs/>
          <w:sz w:val="24"/>
          <w:szCs w:val="24"/>
        </w:rPr>
        <w:t>S</w:t>
      </w:r>
      <w:r w:rsidRPr="00975627">
        <w:rPr>
          <w:rFonts w:ascii="Times New Roman" w:hAnsi="Times New Roman"/>
          <w:b/>
          <w:bCs/>
          <w:sz w:val="24"/>
          <w:szCs w:val="24"/>
        </w:rPr>
        <w:t>upporting Figure S1. Detailed information of the disordered substrates used in this study.</w:t>
      </w:r>
    </w:p>
    <w:p w14:paraId="2D2ECB6D" w14:textId="18CC2359" w:rsidR="00050557" w:rsidRPr="00194CBD" w:rsidRDefault="00050557" w:rsidP="00050557">
      <w:pPr>
        <w:spacing w:line="360" w:lineRule="auto"/>
        <w:rPr>
          <w:rFonts w:ascii="Times New Roman" w:hAnsi="Times New Roman"/>
          <w:b/>
          <w:sz w:val="28"/>
          <w:szCs w:val="28"/>
        </w:rPr>
      </w:pPr>
      <w:r w:rsidRPr="00194CBD">
        <w:rPr>
          <w:rFonts w:ascii="Times New Roman" w:hAnsi="Times New Roman" w:hint="eastAsia"/>
          <w:b/>
          <w:sz w:val="28"/>
          <w:szCs w:val="28"/>
        </w:rPr>
        <w:lastRenderedPageBreak/>
        <w:t>R</w:t>
      </w:r>
      <w:r w:rsidRPr="00194CBD">
        <w:rPr>
          <w:rFonts w:ascii="Times New Roman" w:hAnsi="Times New Roman"/>
          <w:b/>
          <w:sz w:val="28"/>
          <w:szCs w:val="28"/>
        </w:rPr>
        <w:t>2. Reply to reviewer 2’s comments</w:t>
      </w:r>
    </w:p>
    <w:p w14:paraId="773EED16" w14:textId="3ECBB8A7" w:rsidR="00050557" w:rsidRPr="00194CBD" w:rsidRDefault="00050557" w:rsidP="00050557">
      <w:pPr>
        <w:spacing w:line="360" w:lineRule="auto"/>
        <w:rPr>
          <w:rFonts w:ascii="Times New Roman" w:hAnsi="Times New Roman"/>
          <w:b/>
          <w:sz w:val="24"/>
          <w:szCs w:val="24"/>
        </w:rPr>
      </w:pPr>
      <w:r w:rsidRPr="00194CBD">
        <w:rPr>
          <w:rFonts w:ascii="Times New Roman" w:hAnsi="Times New Roman" w:hint="eastAsia"/>
          <w:b/>
          <w:sz w:val="24"/>
          <w:szCs w:val="24"/>
        </w:rPr>
        <w:t>R</w:t>
      </w:r>
      <w:r w:rsidRPr="00194CBD">
        <w:rPr>
          <w:rFonts w:ascii="Times New Roman" w:hAnsi="Times New Roman"/>
          <w:b/>
          <w:sz w:val="24"/>
          <w:szCs w:val="24"/>
        </w:rPr>
        <w:t xml:space="preserve">2.1. Description of the physical properties of </w:t>
      </w:r>
      <w:r w:rsidR="00E46FEE">
        <w:rPr>
          <w:rFonts w:ascii="Times New Roman" w:hAnsi="Times New Roman"/>
          <w:b/>
          <w:sz w:val="24"/>
          <w:szCs w:val="24"/>
        </w:rPr>
        <w:t xml:space="preserve">dynamic </w:t>
      </w:r>
      <w:r w:rsidRPr="00194CBD">
        <w:rPr>
          <w:rFonts w:ascii="Times New Roman" w:hAnsi="Times New Roman"/>
          <w:b/>
          <w:sz w:val="24"/>
          <w:szCs w:val="24"/>
        </w:rPr>
        <w:t>near-field speckle illumination.</w:t>
      </w:r>
    </w:p>
    <w:p w14:paraId="62F514AB" w14:textId="0FF58785" w:rsidR="00573914" w:rsidRDefault="00573914" w:rsidP="00573914">
      <w:pPr>
        <w:spacing w:line="360" w:lineRule="auto"/>
        <w:rPr>
          <w:rFonts w:ascii="Times New Roman" w:hAnsi="Times New Roman"/>
          <w:bCs/>
          <w:sz w:val="24"/>
          <w:szCs w:val="24"/>
        </w:rPr>
      </w:pPr>
      <w:r w:rsidRPr="00E46FEE">
        <w:rPr>
          <w:rFonts w:ascii="Times New Roman" w:hAnsi="Times New Roman" w:hint="eastAsia"/>
          <w:b/>
          <w:sz w:val="24"/>
          <w:szCs w:val="24"/>
        </w:rPr>
        <w:t>R</w:t>
      </w:r>
      <w:r w:rsidRPr="00E46FEE">
        <w:rPr>
          <w:rFonts w:ascii="Times New Roman" w:hAnsi="Times New Roman"/>
          <w:b/>
          <w:sz w:val="24"/>
          <w:szCs w:val="24"/>
        </w:rPr>
        <w:t>2.1.1.</w:t>
      </w:r>
      <w:r>
        <w:rPr>
          <w:rFonts w:ascii="Times New Roman" w:hAnsi="Times New Roman"/>
          <w:bCs/>
          <w:sz w:val="24"/>
          <w:szCs w:val="24"/>
        </w:rPr>
        <w:t xml:space="preserve"> Reviewer 2’s comments to be addressed</w:t>
      </w:r>
    </w:p>
    <w:p w14:paraId="0A8B2D48" w14:textId="5774FDE2" w:rsidR="00CC5E31" w:rsidRPr="00CC5E31" w:rsidRDefault="00CC5E31" w:rsidP="009A4CED">
      <w:pPr>
        <w:spacing w:line="360" w:lineRule="auto"/>
        <w:ind w:firstLineChars="333" w:firstLine="799"/>
        <w:rPr>
          <w:rFonts w:ascii="Times New Roman" w:hAnsi="Times New Roman"/>
          <w:bCs/>
          <w:sz w:val="24"/>
          <w:szCs w:val="24"/>
        </w:rPr>
      </w:pPr>
      <w:r w:rsidRPr="00CC5E31">
        <w:rPr>
          <w:rFonts w:ascii="Times New Roman" w:hAnsi="Times New Roman"/>
          <w:bCs/>
          <w:sz w:val="24"/>
          <w:szCs w:val="24"/>
        </w:rPr>
        <w:t>The authors’ goal is to prove that near-field speckles are preferable to far field ones. This should be of no surprise because it is well-known that in the near</w:t>
      </w:r>
      <w:r>
        <w:rPr>
          <w:rFonts w:ascii="Times New Roman" w:hAnsi="Times New Roman"/>
          <w:bCs/>
          <w:sz w:val="24"/>
          <w:szCs w:val="24"/>
        </w:rPr>
        <w:t xml:space="preserve"> </w:t>
      </w:r>
      <w:r w:rsidRPr="00CC5E31">
        <w:rPr>
          <w:rFonts w:ascii="Times New Roman" w:hAnsi="Times New Roman"/>
          <w:bCs/>
          <w:sz w:val="24"/>
          <w:szCs w:val="24"/>
        </w:rPr>
        <w:t>field</w:t>
      </w:r>
      <w:r>
        <w:rPr>
          <w:rFonts w:ascii="Times New Roman" w:hAnsi="Times New Roman"/>
          <w:bCs/>
          <w:sz w:val="24"/>
          <w:szCs w:val="24"/>
        </w:rPr>
        <w:t>,</w:t>
      </w:r>
      <w:r w:rsidRPr="00CC5E31">
        <w:rPr>
          <w:rFonts w:ascii="Times New Roman" w:hAnsi="Times New Roman"/>
          <w:bCs/>
          <w:sz w:val="24"/>
          <w:szCs w:val="24"/>
        </w:rPr>
        <w:t xml:space="preserve"> the spatial correlation length is determined by the properties of the interface rather than the wavelength of light. The authors mention a couple of references but there are many more. </w:t>
      </w:r>
    </w:p>
    <w:p w14:paraId="72FCA2EB" w14:textId="1854C8D9" w:rsidR="00050557" w:rsidRPr="00573914" w:rsidRDefault="00CC5E31" w:rsidP="00CC5E31">
      <w:pPr>
        <w:spacing w:line="360" w:lineRule="auto"/>
        <w:rPr>
          <w:rFonts w:ascii="Times New Roman" w:hAnsi="Times New Roman"/>
          <w:bCs/>
          <w:sz w:val="24"/>
          <w:szCs w:val="24"/>
        </w:rPr>
      </w:pPr>
      <w:r w:rsidRPr="00CC5E31">
        <w:rPr>
          <w:rFonts w:ascii="Times New Roman" w:hAnsi="Times New Roman"/>
          <w:bCs/>
          <w:sz w:val="24"/>
          <w:szCs w:val="24"/>
          <w:u w:val="single"/>
        </w:rPr>
        <w:t>A better literature context is necessary.</w:t>
      </w:r>
    </w:p>
    <w:p w14:paraId="56EB25BF" w14:textId="77777777" w:rsidR="007C685A" w:rsidRDefault="007C685A" w:rsidP="007C685A">
      <w:pPr>
        <w:spacing w:line="360" w:lineRule="auto"/>
        <w:rPr>
          <w:rFonts w:ascii="Times New Roman" w:hAnsi="Times New Roman"/>
          <w:bCs/>
          <w:sz w:val="24"/>
          <w:szCs w:val="24"/>
        </w:rPr>
      </w:pPr>
    </w:p>
    <w:p w14:paraId="1613E6EF" w14:textId="592C0877" w:rsidR="007C685A" w:rsidRPr="00573914" w:rsidRDefault="007C685A" w:rsidP="007C685A">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2.1.2. Reply to R</w:t>
      </w:r>
      <w:r w:rsidR="00CC5E31">
        <w:rPr>
          <w:rFonts w:ascii="Times New Roman" w:hAnsi="Times New Roman"/>
          <w:bCs/>
          <w:sz w:val="24"/>
          <w:szCs w:val="24"/>
        </w:rPr>
        <w:t>2</w:t>
      </w:r>
      <w:r>
        <w:rPr>
          <w:rFonts w:ascii="Times New Roman" w:hAnsi="Times New Roman"/>
          <w:bCs/>
          <w:sz w:val="24"/>
          <w:szCs w:val="24"/>
        </w:rPr>
        <w:t>.</w:t>
      </w:r>
      <w:r w:rsidR="00CC5E31">
        <w:rPr>
          <w:rFonts w:ascii="Times New Roman" w:hAnsi="Times New Roman"/>
          <w:bCs/>
          <w:sz w:val="24"/>
          <w:szCs w:val="24"/>
        </w:rPr>
        <w:t>1</w:t>
      </w:r>
      <w:r>
        <w:rPr>
          <w:rFonts w:ascii="Times New Roman" w:hAnsi="Times New Roman"/>
          <w:bCs/>
          <w:sz w:val="24"/>
          <w:szCs w:val="24"/>
        </w:rPr>
        <w:t>.1.</w:t>
      </w:r>
    </w:p>
    <w:p w14:paraId="709FE005" w14:textId="094D3C96" w:rsidR="00050557" w:rsidRDefault="00780E4C" w:rsidP="00050557">
      <w:pPr>
        <w:spacing w:line="360" w:lineRule="auto"/>
        <w:rPr>
          <w:rFonts w:ascii="Times New Roman" w:hAnsi="Times New Roman"/>
          <w:bCs/>
          <w:sz w:val="24"/>
          <w:szCs w:val="24"/>
        </w:rPr>
      </w:pPr>
      <w:r>
        <w:rPr>
          <w:rFonts w:ascii="Times New Roman" w:hAnsi="Times New Roman"/>
          <w:bCs/>
          <w:sz w:val="24"/>
          <w:szCs w:val="24"/>
        </w:rPr>
        <w:tab/>
        <w:t xml:space="preserve">We </w:t>
      </w:r>
      <w:r w:rsidR="00CA7125">
        <w:rPr>
          <w:rFonts w:ascii="Times New Roman" w:hAnsi="Times New Roman"/>
          <w:bCs/>
          <w:sz w:val="24"/>
          <w:szCs w:val="24"/>
        </w:rPr>
        <w:t xml:space="preserve">deeply </w:t>
      </w:r>
      <w:r>
        <w:rPr>
          <w:rFonts w:ascii="Times New Roman" w:hAnsi="Times New Roman"/>
          <w:bCs/>
          <w:sz w:val="24"/>
          <w:szCs w:val="24"/>
        </w:rPr>
        <w:t xml:space="preserve">appreciate the </w:t>
      </w:r>
      <w:del w:id="548" w:author="YongKeun (Paul) Park" w:date="2021-12-29T11:10:00Z">
        <w:r w:rsidDel="00941694">
          <w:rPr>
            <w:rFonts w:ascii="Times New Roman" w:hAnsi="Times New Roman"/>
            <w:bCs/>
            <w:sz w:val="24"/>
            <w:szCs w:val="24"/>
          </w:rPr>
          <w:delText xml:space="preserve">reviewer’s </w:delText>
        </w:r>
      </w:del>
      <w:r>
        <w:rPr>
          <w:rFonts w:ascii="Times New Roman" w:hAnsi="Times New Roman"/>
          <w:bCs/>
          <w:sz w:val="24"/>
          <w:szCs w:val="24"/>
        </w:rPr>
        <w:t xml:space="preserve">recommendation </w:t>
      </w:r>
      <w:r w:rsidR="00CA7125">
        <w:rPr>
          <w:rFonts w:ascii="Times New Roman" w:hAnsi="Times New Roman"/>
          <w:bCs/>
          <w:sz w:val="24"/>
          <w:szCs w:val="24"/>
        </w:rPr>
        <w:t>of references on describing</w:t>
      </w:r>
      <w:ins w:id="549" w:author="choi young" w:date="2021-12-29T13:05:00Z">
        <w:r w:rsidR="00A43B45">
          <w:rPr>
            <w:rFonts w:ascii="Times New Roman" w:hAnsi="Times New Roman"/>
            <w:bCs/>
            <w:sz w:val="24"/>
            <w:szCs w:val="24"/>
          </w:rPr>
          <w:t xml:space="preserve"> </w:t>
        </w:r>
        <w:r w:rsidR="00A43B45" w:rsidRPr="00A43B45">
          <w:rPr>
            <w:rFonts w:ascii="Times New Roman" w:hAnsi="Times New Roman"/>
            <w:bCs/>
            <w:sz w:val="24"/>
            <w:szCs w:val="24"/>
            <w:rPrChange w:id="550" w:author="choi young" w:date="2021-12-29T13:05:00Z">
              <w:rPr>
                <w:rFonts w:ascii="Times New Roman" w:hAnsi="Times New Roman"/>
                <w:bCs/>
                <w:color w:val="FF0000"/>
                <w:sz w:val="24"/>
                <w:szCs w:val="24"/>
              </w:rPr>
            </w:rPrChange>
          </w:rPr>
          <w:t>[Ref. 1-12]</w:t>
        </w:r>
        <w:r w:rsidR="00A43B45">
          <w:rPr>
            <w:rFonts w:ascii="Times New Roman" w:hAnsi="Times New Roman"/>
            <w:bCs/>
            <w:color w:val="FF0000"/>
            <w:sz w:val="24"/>
            <w:szCs w:val="24"/>
          </w:rPr>
          <w:t xml:space="preserve"> </w:t>
        </w:r>
      </w:ins>
      <w:del w:id="551" w:author="choi young" w:date="2021-12-29T13:04:00Z">
        <w:r w:rsidR="00465E01" w:rsidRPr="00CA7125" w:rsidDel="00A43B45">
          <w:rPr>
            <w:rFonts w:ascii="Times New Roman" w:hAnsi="Times New Roman"/>
            <w:bCs/>
            <w:color w:val="FF0000"/>
            <w:sz w:val="24"/>
            <w:szCs w:val="24"/>
          </w:rPr>
          <w:delText>[Ref]</w:delText>
        </w:r>
      </w:del>
      <w:r w:rsidR="00CA7125">
        <w:rPr>
          <w:rFonts w:ascii="Times New Roman" w:hAnsi="Times New Roman"/>
          <w:bCs/>
          <w:sz w:val="24"/>
          <w:szCs w:val="24"/>
        </w:rPr>
        <w:t xml:space="preserve"> and exploiting</w:t>
      </w:r>
      <w:ins w:id="552" w:author="choi young" w:date="2021-12-29T13:06:00Z">
        <w:r w:rsidR="00A43B45">
          <w:rPr>
            <w:rFonts w:ascii="Times New Roman" w:hAnsi="Times New Roman"/>
            <w:bCs/>
            <w:sz w:val="24"/>
            <w:szCs w:val="24"/>
          </w:rPr>
          <w:t xml:space="preserve"> </w:t>
        </w:r>
      </w:ins>
      <w:r w:rsidR="00465E01" w:rsidRPr="00A43B45">
        <w:rPr>
          <w:rFonts w:ascii="Times New Roman" w:hAnsi="Times New Roman"/>
          <w:bCs/>
          <w:sz w:val="24"/>
          <w:szCs w:val="24"/>
          <w:rPrChange w:id="553" w:author="choi young" w:date="2021-12-29T13:06:00Z">
            <w:rPr>
              <w:rFonts w:ascii="Times New Roman" w:hAnsi="Times New Roman"/>
              <w:bCs/>
              <w:color w:val="FF0000"/>
              <w:sz w:val="24"/>
              <w:szCs w:val="24"/>
            </w:rPr>
          </w:rPrChange>
        </w:rPr>
        <w:t>[Ref</w:t>
      </w:r>
      <w:ins w:id="554" w:author="choi young" w:date="2021-12-29T13:06:00Z">
        <w:r w:rsidR="00A43B45" w:rsidRPr="00A43B45">
          <w:rPr>
            <w:rFonts w:ascii="Times New Roman" w:hAnsi="Times New Roman"/>
            <w:bCs/>
            <w:sz w:val="24"/>
            <w:szCs w:val="24"/>
            <w:rPrChange w:id="555" w:author="choi young" w:date="2021-12-29T13:06:00Z">
              <w:rPr>
                <w:rFonts w:ascii="Times New Roman" w:hAnsi="Times New Roman"/>
                <w:bCs/>
                <w:color w:val="FF0000"/>
                <w:sz w:val="24"/>
                <w:szCs w:val="24"/>
              </w:rPr>
            </w:rPrChange>
          </w:rPr>
          <w:t>. 13, 14</w:t>
        </w:r>
      </w:ins>
      <w:r w:rsidR="00465E01" w:rsidRPr="00A43B45">
        <w:rPr>
          <w:rFonts w:ascii="Times New Roman" w:hAnsi="Times New Roman"/>
          <w:bCs/>
          <w:sz w:val="24"/>
          <w:szCs w:val="24"/>
          <w:rPrChange w:id="556" w:author="choi young" w:date="2021-12-29T13:06:00Z">
            <w:rPr>
              <w:rFonts w:ascii="Times New Roman" w:hAnsi="Times New Roman"/>
              <w:bCs/>
              <w:color w:val="FF0000"/>
              <w:sz w:val="24"/>
              <w:szCs w:val="24"/>
            </w:rPr>
          </w:rPrChange>
        </w:rPr>
        <w:t>]</w:t>
      </w:r>
      <w:r w:rsidR="00CA7125">
        <w:rPr>
          <w:rFonts w:ascii="Times New Roman" w:hAnsi="Times New Roman"/>
          <w:bCs/>
          <w:sz w:val="24"/>
          <w:szCs w:val="24"/>
        </w:rPr>
        <w:t xml:space="preserve"> the non-universal character of the near-field speckle patterns</w:t>
      </w:r>
      <w:r w:rsidR="00CA7125" w:rsidRPr="00CA7125">
        <w:rPr>
          <w:rFonts w:ascii="Times New Roman" w:hAnsi="Times New Roman"/>
          <w:bCs/>
          <w:color w:val="FF0000"/>
          <w:sz w:val="24"/>
          <w:szCs w:val="24"/>
        </w:rPr>
        <w:t xml:space="preserve"> </w:t>
      </w:r>
      <w:r w:rsidR="00CA7125">
        <w:rPr>
          <w:rFonts w:ascii="Times New Roman" w:hAnsi="Times New Roman"/>
          <w:bCs/>
          <w:sz w:val="24"/>
          <w:szCs w:val="24"/>
        </w:rPr>
        <w:t>and the recent techniques demonstrating custom manipulation of the speckle field statistics</w:t>
      </w:r>
      <w:ins w:id="557" w:author="choi young" w:date="2021-12-29T13:06:00Z">
        <w:r w:rsidR="00A43B45">
          <w:rPr>
            <w:rFonts w:ascii="Times New Roman" w:hAnsi="Times New Roman"/>
            <w:bCs/>
            <w:sz w:val="24"/>
            <w:szCs w:val="24"/>
          </w:rPr>
          <w:t xml:space="preserve"> </w:t>
        </w:r>
      </w:ins>
      <w:r w:rsidR="00CA7125" w:rsidRPr="00A43B45">
        <w:rPr>
          <w:rFonts w:ascii="Times New Roman" w:hAnsi="Times New Roman"/>
          <w:bCs/>
          <w:sz w:val="24"/>
          <w:szCs w:val="24"/>
          <w:rPrChange w:id="558" w:author="choi young" w:date="2021-12-29T13:06:00Z">
            <w:rPr>
              <w:rFonts w:ascii="Times New Roman" w:hAnsi="Times New Roman"/>
              <w:bCs/>
              <w:color w:val="FF0000"/>
              <w:sz w:val="24"/>
              <w:szCs w:val="24"/>
            </w:rPr>
          </w:rPrChange>
        </w:rPr>
        <w:t>[Ref</w:t>
      </w:r>
      <w:ins w:id="559" w:author="choi young" w:date="2021-12-29T13:06:00Z">
        <w:r w:rsidR="00A43B45" w:rsidRPr="00A43B45">
          <w:rPr>
            <w:rFonts w:ascii="Times New Roman" w:hAnsi="Times New Roman"/>
            <w:bCs/>
            <w:sz w:val="24"/>
            <w:szCs w:val="24"/>
            <w:rPrChange w:id="560" w:author="choi young" w:date="2021-12-29T13:06:00Z">
              <w:rPr>
                <w:rFonts w:ascii="Times New Roman" w:hAnsi="Times New Roman"/>
                <w:bCs/>
                <w:color w:val="FF0000"/>
                <w:sz w:val="24"/>
                <w:szCs w:val="24"/>
              </w:rPr>
            </w:rPrChange>
          </w:rPr>
          <w:t>. 15-17</w:t>
        </w:r>
      </w:ins>
      <w:r w:rsidR="00CA7125" w:rsidRPr="00A43B45">
        <w:rPr>
          <w:rFonts w:ascii="Times New Roman" w:hAnsi="Times New Roman"/>
          <w:bCs/>
          <w:sz w:val="24"/>
          <w:szCs w:val="24"/>
          <w:rPrChange w:id="561" w:author="choi young" w:date="2021-12-29T13:06:00Z">
            <w:rPr>
              <w:rFonts w:ascii="Times New Roman" w:hAnsi="Times New Roman"/>
              <w:bCs/>
              <w:color w:val="FF0000"/>
              <w:sz w:val="24"/>
              <w:szCs w:val="24"/>
            </w:rPr>
          </w:rPrChange>
        </w:rPr>
        <w:t xml:space="preserve">]. </w:t>
      </w:r>
      <w:r w:rsidR="00CA7125">
        <w:rPr>
          <w:rFonts w:ascii="Times New Roman" w:hAnsi="Times New Roman"/>
          <w:bCs/>
          <w:sz w:val="24"/>
          <w:szCs w:val="24"/>
        </w:rPr>
        <w:t xml:space="preserve">These references are newly added to the main text of the manuscript and cited to give a better literature context. </w:t>
      </w:r>
    </w:p>
    <w:p w14:paraId="43D1C5DF" w14:textId="4CE7FE78" w:rsidR="00A67B0E" w:rsidRPr="00A67B0E" w:rsidRDefault="00A67B0E" w:rsidP="00A67B0E">
      <w:pPr>
        <w:pStyle w:val="a4"/>
        <w:numPr>
          <w:ilvl w:val="0"/>
          <w:numId w:val="4"/>
        </w:numPr>
        <w:spacing w:line="360" w:lineRule="auto"/>
        <w:ind w:leftChars="0"/>
        <w:rPr>
          <w:rFonts w:ascii="Times New Roman" w:hAnsi="Times New Roman"/>
          <w:bCs/>
        </w:rPr>
      </w:pPr>
      <w:r>
        <w:rPr>
          <w:rFonts w:ascii="Times New Roman" w:hAnsi="Times New Roman"/>
          <w:bCs/>
        </w:rPr>
        <w:t xml:space="preserve">Literatures that describe and characterize subwavelength spatial coherence of the speckle patterns in the </w:t>
      </w:r>
      <w:proofErr w:type="gramStart"/>
      <w:r>
        <w:rPr>
          <w:rFonts w:ascii="Times New Roman" w:hAnsi="Times New Roman"/>
          <w:bCs/>
        </w:rPr>
        <w:t>near-field</w:t>
      </w:r>
      <w:proofErr w:type="gramEnd"/>
      <w:r>
        <w:rPr>
          <w:rFonts w:ascii="Times New Roman" w:hAnsi="Times New Roman"/>
          <w:bCs/>
        </w:rPr>
        <w:t>.</w:t>
      </w:r>
    </w:p>
    <w:p w14:paraId="2B1F058E" w14:textId="3D30959C" w:rsidR="00465E01" w:rsidRDefault="00465E01" w:rsidP="009A4CED">
      <w:pPr>
        <w:widowControl/>
        <w:wordWrap/>
        <w:autoSpaceDE/>
        <w:autoSpaceDN/>
        <w:spacing w:after="0" w:line="360" w:lineRule="auto"/>
        <w:rPr>
          <w:rFonts w:ascii="Times New Roman" w:eastAsia="굴림" w:hAnsi="Times New Roman"/>
          <w:kern w:val="0"/>
          <w:sz w:val="24"/>
          <w:szCs w:val="24"/>
        </w:rPr>
      </w:pPr>
      <w:r w:rsidRPr="00465E01">
        <w:rPr>
          <w:rFonts w:ascii="Times New Roman" w:hAnsi="Times New Roman"/>
          <w:bCs/>
          <w:sz w:val="24"/>
          <w:szCs w:val="24"/>
        </w:rPr>
        <w:t>[</w:t>
      </w:r>
      <w:ins w:id="562" w:author="choi young" w:date="2021-12-29T13:05:00Z">
        <w:r w:rsidR="00A43B45">
          <w:rPr>
            <w:rFonts w:ascii="Times New Roman" w:hAnsi="Times New Roman"/>
            <w:bCs/>
            <w:sz w:val="24"/>
            <w:szCs w:val="24"/>
          </w:rPr>
          <w:t>1</w:t>
        </w:r>
      </w:ins>
      <w:r w:rsidRPr="00465E01">
        <w:rPr>
          <w:rFonts w:ascii="Times New Roman" w:hAnsi="Times New Roman"/>
          <w:bCs/>
          <w:sz w:val="24"/>
          <w:szCs w:val="24"/>
        </w:rPr>
        <w:t xml:space="preserve">] </w:t>
      </w:r>
      <w:proofErr w:type="spellStart"/>
      <w:r w:rsidRPr="00465E01">
        <w:rPr>
          <w:rFonts w:ascii="Times New Roman" w:eastAsia="굴림" w:hAnsi="Times New Roman"/>
          <w:kern w:val="0"/>
          <w:sz w:val="24"/>
          <w:szCs w:val="24"/>
        </w:rPr>
        <w:t>Dogariu</w:t>
      </w:r>
      <w:proofErr w:type="spellEnd"/>
      <w:r w:rsidRPr="00465E01">
        <w:rPr>
          <w:rFonts w:ascii="Times New Roman" w:eastAsia="굴림" w:hAnsi="Times New Roman"/>
          <w:kern w:val="0"/>
          <w:sz w:val="24"/>
          <w:szCs w:val="24"/>
        </w:rPr>
        <w:t xml:space="preserve">, A., &amp; Carminati, R. Electromagnetic field correlations in three-dimensional speckles. </w:t>
      </w:r>
      <w:r w:rsidRPr="00465E01">
        <w:rPr>
          <w:rFonts w:ascii="Times New Roman" w:eastAsia="굴림" w:hAnsi="Times New Roman"/>
          <w:i/>
          <w:iCs/>
          <w:kern w:val="0"/>
          <w:sz w:val="24"/>
          <w:szCs w:val="24"/>
        </w:rPr>
        <w:t>Physics Reports</w:t>
      </w:r>
      <w:r>
        <w:rPr>
          <w:rFonts w:ascii="Times New Roman" w:eastAsia="굴림" w:hAnsi="Times New Roman"/>
          <w:i/>
          <w:iCs/>
          <w:kern w:val="0"/>
          <w:sz w:val="24"/>
          <w:szCs w:val="24"/>
        </w:rPr>
        <w:t>.</w:t>
      </w:r>
      <w:r w:rsidRPr="00465E01">
        <w:rPr>
          <w:rFonts w:ascii="Times New Roman" w:eastAsia="굴림" w:hAnsi="Times New Roman"/>
          <w:kern w:val="0"/>
          <w:sz w:val="24"/>
          <w:szCs w:val="24"/>
        </w:rPr>
        <w:t xml:space="preserve"> 559, 1–29. </w:t>
      </w:r>
      <w:r w:rsidR="00603A37" w:rsidRPr="00465E01">
        <w:rPr>
          <w:rFonts w:ascii="Times New Roman" w:eastAsia="굴림" w:hAnsi="Times New Roman"/>
          <w:kern w:val="0"/>
          <w:sz w:val="24"/>
          <w:szCs w:val="24"/>
        </w:rPr>
        <w:t>(2015).</w:t>
      </w:r>
    </w:p>
    <w:p w14:paraId="0CF17355" w14:textId="31B88A8A" w:rsidR="00465E01" w:rsidRDefault="00465E01" w:rsidP="009A4CED">
      <w:pPr>
        <w:widowControl/>
        <w:wordWrap/>
        <w:autoSpaceDE/>
        <w:autoSpaceDN/>
        <w:spacing w:after="0" w:line="360" w:lineRule="auto"/>
        <w:rPr>
          <w:rFonts w:ascii="Times New Roman" w:eastAsia="굴림" w:hAnsi="Times New Roman"/>
          <w:kern w:val="0"/>
          <w:sz w:val="24"/>
          <w:szCs w:val="24"/>
        </w:rPr>
      </w:pPr>
      <w:r w:rsidRPr="00465E01">
        <w:rPr>
          <w:rFonts w:ascii="Times New Roman" w:eastAsia="굴림" w:hAnsi="Times New Roman"/>
          <w:kern w:val="0"/>
          <w:sz w:val="24"/>
          <w:szCs w:val="24"/>
        </w:rPr>
        <w:t>[</w:t>
      </w:r>
      <w:ins w:id="563" w:author="choi young" w:date="2021-12-29T13:05:00Z">
        <w:r w:rsidR="00A43B45">
          <w:rPr>
            <w:rFonts w:ascii="Times New Roman" w:eastAsia="굴림" w:hAnsi="Times New Roman"/>
            <w:kern w:val="0"/>
            <w:sz w:val="24"/>
            <w:szCs w:val="24"/>
          </w:rPr>
          <w:t>2</w:t>
        </w:r>
      </w:ins>
      <w:r w:rsidRPr="00465E01">
        <w:rPr>
          <w:rFonts w:ascii="Times New Roman" w:eastAsia="굴림" w:hAnsi="Times New Roman"/>
          <w:kern w:val="0"/>
          <w:sz w:val="24"/>
          <w:szCs w:val="24"/>
        </w:rPr>
        <w:t xml:space="preserve">] Apostol, A., &amp; </w:t>
      </w:r>
      <w:proofErr w:type="spellStart"/>
      <w:r w:rsidRPr="00465E01">
        <w:rPr>
          <w:rFonts w:ascii="Times New Roman" w:eastAsia="굴림" w:hAnsi="Times New Roman"/>
          <w:kern w:val="0"/>
          <w:sz w:val="24"/>
          <w:szCs w:val="24"/>
        </w:rPr>
        <w:t>Dogariu</w:t>
      </w:r>
      <w:proofErr w:type="spellEnd"/>
      <w:r w:rsidRPr="00465E01">
        <w:rPr>
          <w:rFonts w:ascii="Times New Roman" w:eastAsia="굴림" w:hAnsi="Times New Roman"/>
          <w:kern w:val="0"/>
          <w:sz w:val="24"/>
          <w:szCs w:val="24"/>
        </w:rPr>
        <w:t xml:space="preserve">, A. Spatial Correlations in the Near Field of Random Media. </w:t>
      </w:r>
      <w:r w:rsidRPr="00465E01">
        <w:rPr>
          <w:rFonts w:ascii="Times New Roman" w:eastAsia="굴림" w:hAnsi="Times New Roman"/>
          <w:i/>
          <w:iCs/>
          <w:kern w:val="0"/>
          <w:sz w:val="24"/>
          <w:szCs w:val="24"/>
        </w:rPr>
        <w:t>Physical Review Letters</w:t>
      </w:r>
      <w:r w:rsidRPr="00465E01">
        <w:rPr>
          <w:rFonts w:ascii="Times New Roman" w:eastAsia="굴림" w:hAnsi="Times New Roman"/>
          <w:kern w:val="0"/>
          <w:sz w:val="24"/>
          <w:szCs w:val="24"/>
        </w:rPr>
        <w:t xml:space="preserve">, </w:t>
      </w:r>
      <w:r w:rsidRPr="00465E01">
        <w:rPr>
          <w:rFonts w:ascii="Times New Roman" w:eastAsia="굴림" w:hAnsi="Times New Roman"/>
          <w:i/>
          <w:iCs/>
          <w:kern w:val="0"/>
          <w:sz w:val="24"/>
          <w:szCs w:val="24"/>
        </w:rPr>
        <w:t>91</w:t>
      </w:r>
      <w:r w:rsidRPr="00465E01">
        <w:rPr>
          <w:rFonts w:ascii="Times New Roman" w:eastAsia="굴림" w:hAnsi="Times New Roman"/>
          <w:kern w:val="0"/>
          <w:sz w:val="24"/>
          <w:szCs w:val="24"/>
        </w:rPr>
        <w:t>(9)</w:t>
      </w:r>
      <w:r w:rsidR="00CA4F1D">
        <w:rPr>
          <w:rFonts w:ascii="Times New Roman" w:eastAsia="굴림" w:hAnsi="Times New Roman"/>
          <w:kern w:val="0"/>
          <w:sz w:val="24"/>
          <w:szCs w:val="24"/>
        </w:rPr>
        <w:t>,</w:t>
      </w:r>
      <w:r w:rsidRPr="00465E01">
        <w:rPr>
          <w:rFonts w:ascii="Times New Roman" w:eastAsia="굴림" w:hAnsi="Times New Roman"/>
          <w:kern w:val="0"/>
          <w:sz w:val="24"/>
          <w:szCs w:val="24"/>
        </w:rPr>
        <w:t xml:space="preserve"> </w:t>
      </w:r>
      <w:r w:rsidR="00603A37" w:rsidRPr="00465E01">
        <w:rPr>
          <w:rFonts w:ascii="Times New Roman" w:eastAsia="굴림" w:hAnsi="Times New Roman"/>
          <w:kern w:val="0"/>
          <w:sz w:val="24"/>
          <w:szCs w:val="24"/>
        </w:rPr>
        <w:t>(2003).</w:t>
      </w:r>
    </w:p>
    <w:p w14:paraId="1DF91499" w14:textId="6EF7C769" w:rsidR="0018010A" w:rsidRDefault="0018010A" w:rsidP="009A4CED">
      <w:pPr>
        <w:spacing w:line="360" w:lineRule="auto"/>
        <w:rPr>
          <w:rFonts w:ascii="Times New Roman" w:hAnsi="Times New Roman"/>
          <w:color w:val="222222"/>
          <w:sz w:val="24"/>
          <w:szCs w:val="24"/>
          <w:shd w:val="clear" w:color="auto" w:fill="FFFFFF"/>
        </w:rPr>
      </w:pPr>
      <w:r w:rsidRPr="0018010A">
        <w:rPr>
          <w:rFonts w:ascii="Times New Roman" w:hAnsi="Times New Roman"/>
          <w:bCs/>
          <w:sz w:val="24"/>
          <w:szCs w:val="24"/>
        </w:rPr>
        <w:t>[</w:t>
      </w:r>
      <w:ins w:id="564" w:author="choi young" w:date="2021-12-29T13:05:00Z">
        <w:r w:rsidR="00A43B45">
          <w:rPr>
            <w:rFonts w:ascii="Times New Roman" w:hAnsi="Times New Roman"/>
            <w:bCs/>
            <w:sz w:val="24"/>
            <w:szCs w:val="24"/>
          </w:rPr>
          <w:t>3</w:t>
        </w:r>
      </w:ins>
      <w:r w:rsidRPr="0018010A">
        <w:rPr>
          <w:rFonts w:ascii="Times New Roman" w:hAnsi="Times New Roman"/>
          <w:bCs/>
          <w:sz w:val="24"/>
          <w:szCs w:val="24"/>
        </w:rPr>
        <w:t xml:space="preserve">] </w:t>
      </w:r>
      <w:r w:rsidRPr="0018010A">
        <w:rPr>
          <w:rFonts w:ascii="Times New Roman" w:hAnsi="Times New Roman"/>
          <w:color w:val="222222"/>
          <w:sz w:val="24"/>
          <w:szCs w:val="24"/>
          <w:shd w:val="clear" w:color="auto" w:fill="FFFFFF"/>
        </w:rPr>
        <w:t xml:space="preserve">Apostol, A., &amp; </w:t>
      </w:r>
      <w:proofErr w:type="spellStart"/>
      <w:r w:rsidRPr="0018010A">
        <w:rPr>
          <w:rFonts w:ascii="Times New Roman" w:hAnsi="Times New Roman"/>
          <w:color w:val="222222"/>
          <w:sz w:val="24"/>
          <w:szCs w:val="24"/>
          <w:shd w:val="clear" w:color="auto" w:fill="FFFFFF"/>
        </w:rPr>
        <w:t>Dogariu</w:t>
      </w:r>
      <w:proofErr w:type="spellEnd"/>
      <w:r w:rsidRPr="0018010A">
        <w:rPr>
          <w:rFonts w:ascii="Times New Roman" w:hAnsi="Times New Roman"/>
          <w:color w:val="222222"/>
          <w:sz w:val="24"/>
          <w:szCs w:val="24"/>
          <w:shd w:val="clear" w:color="auto" w:fill="FFFFFF"/>
        </w:rPr>
        <w:t>, A. Coherence properties near interfaces of random media. </w:t>
      </w:r>
      <w:r w:rsidRPr="0018010A">
        <w:rPr>
          <w:rFonts w:ascii="Times New Roman" w:hAnsi="Times New Roman"/>
          <w:i/>
          <w:iCs/>
          <w:color w:val="222222"/>
          <w:sz w:val="24"/>
          <w:szCs w:val="24"/>
          <w:shd w:val="clear" w:color="auto" w:fill="FFFFFF"/>
        </w:rPr>
        <w:t>Physical Review E</w:t>
      </w:r>
      <w:r w:rsidRPr="0018010A">
        <w:rPr>
          <w:rFonts w:ascii="Times New Roman" w:hAnsi="Times New Roman"/>
          <w:color w:val="222222"/>
          <w:sz w:val="24"/>
          <w:szCs w:val="24"/>
          <w:shd w:val="clear" w:color="auto" w:fill="FFFFFF"/>
        </w:rPr>
        <w:t>, </w:t>
      </w:r>
      <w:r w:rsidRPr="0018010A">
        <w:rPr>
          <w:rFonts w:ascii="Times New Roman" w:hAnsi="Times New Roman"/>
          <w:i/>
          <w:iCs/>
          <w:color w:val="222222"/>
          <w:sz w:val="24"/>
          <w:szCs w:val="24"/>
          <w:shd w:val="clear" w:color="auto" w:fill="FFFFFF"/>
        </w:rPr>
        <w:t>67</w:t>
      </w:r>
      <w:r w:rsidRPr="0018010A">
        <w:rPr>
          <w:rFonts w:ascii="Times New Roman" w:hAnsi="Times New Roman"/>
          <w:color w:val="222222"/>
          <w:sz w:val="24"/>
          <w:szCs w:val="24"/>
          <w:shd w:val="clear" w:color="auto" w:fill="FFFFFF"/>
        </w:rPr>
        <w:t>(5), 055601</w:t>
      </w:r>
      <w:r w:rsidR="00CA4F1D">
        <w:rPr>
          <w:rFonts w:ascii="Times New Roman" w:hAnsi="Times New Roman"/>
          <w:color w:val="222222"/>
          <w:sz w:val="24"/>
          <w:szCs w:val="24"/>
          <w:shd w:val="clear" w:color="auto" w:fill="FFFFFF"/>
        </w:rPr>
        <w:t>,</w:t>
      </w:r>
      <w:r w:rsidR="00CA4F1D" w:rsidRPr="00CA4F1D">
        <w:rPr>
          <w:rFonts w:ascii="Times New Roman" w:hAnsi="Times New Roman"/>
          <w:color w:val="222222"/>
          <w:sz w:val="24"/>
          <w:szCs w:val="24"/>
          <w:shd w:val="clear" w:color="auto" w:fill="FFFFFF"/>
        </w:rPr>
        <w:t xml:space="preserve"> </w:t>
      </w:r>
      <w:r w:rsidR="00CA4F1D" w:rsidRPr="0018010A">
        <w:rPr>
          <w:rFonts w:ascii="Times New Roman" w:hAnsi="Times New Roman"/>
          <w:color w:val="222222"/>
          <w:sz w:val="24"/>
          <w:szCs w:val="24"/>
          <w:shd w:val="clear" w:color="auto" w:fill="FFFFFF"/>
        </w:rPr>
        <w:t>(2003).</w:t>
      </w:r>
    </w:p>
    <w:p w14:paraId="70D4F15F" w14:textId="1F9A0778" w:rsidR="00CA4F1D" w:rsidRPr="00CA4F1D" w:rsidRDefault="00CA4F1D" w:rsidP="009A4CED">
      <w:pPr>
        <w:spacing w:line="360" w:lineRule="auto"/>
        <w:rPr>
          <w:rFonts w:ascii="Times New Roman" w:hAnsi="Times New Roman"/>
          <w:bCs/>
          <w:sz w:val="24"/>
          <w:szCs w:val="24"/>
        </w:rPr>
      </w:pPr>
      <w:r w:rsidRPr="00CA4F1D">
        <w:rPr>
          <w:rFonts w:ascii="Times New Roman" w:hAnsi="Times New Roman"/>
          <w:color w:val="222222"/>
          <w:sz w:val="24"/>
          <w:szCs w:val="24"/>
          <w:shd w:val="clear" w:color="auto" w:fill="FFFFFF"/>
        </w:rPr>
        <w:t>[</w:t>
      </w:r>
      <w:ins w:id="565" w:author="choi young" w:date="2021-12-29T13:05:00Z">
        <w:r w:rsidR="00A43B45">
          <w:rPr>
            <w:rFonts w:ascii="Times New Roman" w:hAnsi="Times New Roman"/>
            <w:color w:val="222222"/>
            <w:sz w:val="24"/>
            <w:szCs w:val="24"/>
            <w:shd w:val="clear" w:color="auto" w:fill="FFFFFF"/>
          </w:rPr>
          <w:t>4</w:t>
        </w:r>
      </w:ins>
      <w:r w:rsidRPr="00CA4F1D">
        <w:rPr>
          <w:rFonts w:ascii="Times New Roman" w:hAnsi="Times New Roman"/>
          <w:color w:val="222222"/>
          <w:sz w:val="24"/>
          <w:szCs w:val="24"/>
          <w:shd w:val="clear" w:color="auto" w:fill="FFFFFF"/>
        </w:rPr>
        <w:t xml:space="preserve">] Apostol, A., &amp; </w:t>
      </w:r>
      <w:proofErr w:type="spellStart"/>
      <w:r w:rsidRPr="00CA4F1D">
        <w:rPr>
          <w:rFonts w:ascii="Times New Roman" w:hAnsi="Times New Roman"/>
          <w:color w:val="222222"/>
          <w:sz w:val="24"/>
          <w:szCs w:val="24"/>
          <w:shd w:val="clear" w:color="auto" w:fill="FFFFFF"/>
        </w:rPr>
        <w:t>Dogariu</w:t>
      </w:r>
      <w:proofErr w:type="spellEnd"/>
      <w:r w:rsidRPr="00CA4F1D">
        <w:rPr>
          <w:rFonts w:ascii="Times New Roman" w:hAnsi="Times New Roman"/>
          <w:color w:val="222222"/>
          <w:sz w:val="24"/>
          <w:szCs w:val="24"/>
          <w:shd w:val="clear" w:color="auto" w:fill="FFFFFF"/>
        </w:rPr>
        <w:t>, A. First-and second-order statistics of optical near fields. </w:t>
      </w:r>
      <w:r w:rsidRPr="00CA4F1D">
        <w:rPr>
          <w:rFonts w:ascii="Times New Roman" w:hAnsi="Times New Roman"/>
          <w:i/>
          <w:iCs/>
          <w:color w:val="222222"/>
          <w:sz w:val="24"/>
          <w:szCs w:val="24"/>
          <w:shd w:val="clear" w:color="auto" w:fill="FFFFFF"/>
        </w:rPr>
        <w:t>Optics letters</w:t>
      </w:r>
      <w:r w:rsidRPr="00CA4F1D">
        <w:rPr>
          <w:rFonts w:ascii="Times New Roman" w:hAnsi="Times New Roman"/>
          <w:color w:val="222222"/>
          <w:sz w:val="24"/>
          <w:szCs w:val="24"/>
          <w:shd w:val="clear" w:color="auto" w:fill="FFFFFF"/>
        </w:rPr>
        <w:t>, </w:t>
      </w:r>
      <w:r w:rsidRPr="00CA4F1D">
        <w:rPr>
          <w:rFonts w:ascii="Times New Roman" w:hAnsi="Times New Roman"/>
          <w:i/>
          <w:iCs/>
          <w:color w:val="222222"/>
          <w:sz w:val="24"/>
          <w:szCs w:val="24"/>
          <w:shd w:val="clear" w:color="auto" w:fill="FFFFFF"/>
        </w:rPr>
        <w:t>29</w:t>
      </w:r>
      <w:r w:rsidRPr="00CA4F1D">
        <w:rPr>
          <w:rFonts w:ascii="Times New Roman" w:hAnsi="Times New Roman"/>
          <w:color w:val="222222"/>
          <w:sz w:val="24"/>
          <w:szCs w:val="24"/>
          <w:shd w:val="clear" w:color="auto" w:fill="FFFFFF"/>
        </w:rPr>
        <w:t>(3), 235-237. (2004).</w:t>
      </w:r>
    </w:p>
    <w:p w14:paraId="40AB801D" w14:textId="6E993E4A" w:rsidR="00465E01" w:rsidRDefault="00465E01" w:rsidP="009A4CED">
      <w:pPr>
        <w:widowControl/>
        <w:wordWrap/>
        <w:autoSpaceDE/>
        <w:autoSpaceDN/>
        <w:spacing w:after="0" w:line="360" w:lineRule="auto"/>
        <w:rPr>
          <w:rFonts w:ascii="Times New Roman" w:eastAsia="굴림" w:hAnsi="Times New Roman"/>
          <w:kern w:val="0"/>
          <w:sz w:val="24"/>
          <w:szCs w:val="24"/>
        </w:rPr>
      </w:pPr>
      <w:r w:rsidRPr="00465E01">
        <w:rPr>
          <w:rFonts w:ascii="Times New Roman" w:eastAsia="굴림" w:hAnsi="Times New Roman"/>
          <w:kern w:val="0"/>
          <w:sz w:val="24"/>
          <w:szCs w:val="24"/>
        </w:rPr>
        <w:t>[</w:t>
      </w:r>
      <w:ins w:id="566" w:author="choi young" w:date="2021-12-29T13:05:00Z">
        <w:r w:rsidR="00A43B45">
          <w:rPr>
            <w:rFonts w:ascii="Times New Roman" w:eastAsia="굴림" w:hAnsi="Times New Roman"/>
            <w:kern w:val="0"/>
            <w:sz w:val="24"/>
            <w:szCs w:val="24"/>
          </w:rPr>
          <w:t>5</w:t>
        </w:r>
      </w:ins>
      <w:r w:rsidRPr="00465E01">
        <w:rPr>
          <w:rFonts w:ascii="Times New Roman" w:eastAsia="굴림" w:hAnsi="Times New Roman"/>
          <w:kern w:val="0"/>
          <w:sz w:val="24"/>
          <w:szCs w:val="24"/>
        </w:rPr>
        <w:t xml:space="preserve">] Apostol, A., &amp; </w:t>
      </w:r>
      <w:proofErr w:type="spellStart"/>
      <w:r w:rsidRPr="00465E01">
        <w:rPr>
          <w:rFonts w:ascii="Times New Roman" w:eastAsia="굴림" w:hAnsi="Times New Roman"/>
          <w:kern w:val="0"/>
          <w:sz w:val="24"/>
          <w:szCs w:val="24"/>
        </w:rPr>
        <w:t>Dogariu</w:t>
      </w:r>
      <w:proofErr w:type="spellEnd"/>
      <w:r w:rsidRPr="00465E01">
        <w:rPr>
          <w:rFonts w:ascii="Times New Roman" w:eastAsia="굴림" w:hAnsi="Times New Roman"/>
          <w:kern w:val="0"/>
          <w:sz w:val="24"/>
          <w:szCs w:val="24"/>
        </w:rPr>
        <w:t xml:space="preserve">, A. Non-Gaussian statistics of optical </w:t>
      </w:r>
      <w:proofErr w:type="gramStart"/>
      <w:r w:rsidRPr="00465E01">
        <w:rPr>
          <w:rFonts w:ascii="Times New Roman" w:eastAsia="굴림" w:hAnsi="Times New Roman"/>
          <w:kern w:val="0"/>
          <w:sz w:val="24"/>
          <w:szCs w:val="24"/>
        </w:rPr>
        <w:t>near-fields</w:t>
      </w:r>
      <w:proofErr w:type="gramEnd"/>
      <w:r w:rsidRPr="00465E01">
        <w:rPr>
          <w:rFonts w:ascii="Times New Roman" w:eastAsia="굴림" w:hAnsi="Times New Roman"/>
          <w:kern w:val="0"/>
          <w:sz w:val="24"/>
          <w:szCs w:val="24"/>
        </w:rPr>
        <w:t xml:space="preserve">. </w:t>
      </w:r>
      <w:r w:rsidRPr="00465E01">
        <w:rPr>
          <w:rFonts w:ascii="Times New Roman" w:eastAsia="굴림" w:hAnsi="Times New Roman"/>
          <w:i/>
          <w:iCs/>
          <w:kern w:val="0"/>
          <w:sz w:val="24"/>
          <w:szCs w:val="24"/>
        </w:rPr>
        <w:t>Physical Review E - Statistical, Nonlinear, and Soft Matter Physics</w:t>
      </w:r>
      <w:r w:rsidRPr="00465E01">
        <w:rPr>
          <w:rFonts w:ascii="Times New Roman" w:eastAsia="굴림" w:hAnsi="Times New Roman"/>
          <w:kern w:val="0"/>
          <w:sz w:val="24"/>
          <w:szCs w:val="24"/>
        </w:rPr>
        <w:t xml:space="preserve">, </w:t>
      </w:r>
      <w:r w:rsidRPr="00465E01">
        <w:rPr>
          <w:rFonts w:ascii="Times New Roman" w:eastAsia="굴림" w:hAnsi="Times New Roman"/>
          <w:i/>
          <w:iCs/>
          <w:kern w:val="0"/>
          <w:sz w:val="24"/>
          <w:szCs w:val="24"/>
        </w:rPr>
        <w:t>72</w:t>
      </w:r>
      <w:r w:rsidRPr="00465E01">
        <w:rPr>
          <w:rFonts w:ascii="Times New Roman" w:eastAsia="굴림" w:hAnsi="Times New Roman"/>
          <w:kern w:val="0"/>
          <w:sz w:val="24"/>
          <w:szCs w:val="24"/>
        </w:rPr>
        <w:t>(2)</w:t>
      </w:r>
      <w:r w:rsidR="00CA4F1D">
        <w:rPr>
          <w:rFonts w:ascii="Times New Roman" w:eastAsia="굴림" w:hAnsi="Times New Roman"/>
          <w:kern w:val="0"/>
          <w:sz w:val="24"/>
          <w:szCs w:val="24"/>
        </w:rPr>
        <w:t>,</w:t>
      </w:r>
      <w:r w:rsidRPr="00465E01">
        <w:rPr>
          <w:rFonts w:ascii="Times New Roman" w:eastAsia="굴림" w:hAnsi="Times New Roman"/>
          <w:kern w:val="0"/>
          <w:sz w:val="24"/>
          <w:szCs w:val="24"/>
        </w:rPr>
        <w:t xml:space="preserve"> </w:t>
      </w:r>
      <w:r w:rsidR="00603A37" w:rsidRPr="00465E01">
        <w:rPr>
          <w:rFonts w:ascii="Times New Roman" w:eastAsia="굴림" w:hAnsi="Times New Roman"/>
          <w:kern w:val="0"/>
          <w:sz w:val="24"/>
          <w:szCs w:val="24"/>
        </w:rPr>
        <w:t>(2005).</w:t>
      </w:r>
    </w:p>
    <w:p w14:paraId="0179DD54" w14:textId="54392E27" w:rsidR="009A4CED" w:rsidRPr="009A4CED" w:rsidRDefault="009A4CED" w:rsidP="009A4CED">
      <w:pPr>
        <w:spacing w:line="360" w:lineRule="auto"/>
        <w:rPr>
          <w:rFonts w:ascii="Times New Roman" w:hAnsi="Times New Roman"/>
          <w:color w:val="222222"/>
          <w:sz w:val="24"/>
          <w:szCs w:val="24"/>
          <w:shd w:val="clear" w:color="auto" w:fill="FFFFFF"/>
        </w:rPr>
      </w:pPr>
      <w:r w:rsidRPr="009A4CED">
        <w:rPr>
          <w:rFonts w:ascii="Times New Roman" w:hAnsi="Times New Roman"/>
          <w:color w:val="222222"/>
          <w:sz w:val="24"/>
          <w:szCs w:val="24"/>
          <w:shd w:val="clear" w:color="auto" w:fill="FFFFFF"/>
        </w:rPr>
        <w:t>[</w:t>
      </w:r>
      <w:ins w:id="567" w:author="choi young" w:date="2021-12-29T13:05:00Z">
        <w:r w:rsidR="00A43B45">
          <w:rPr>
            <w:rFonts w:ascii="Times New Roman" w:hAnsi="Times New Roman"/>
            <w:color w:val="222222"/>
            <w:sz w:val="24"/>
            <w:szCs w:val="24"/>
            <w:shd w:val="clear" w:color="auto" w:fill="FFFFFF"/>
          </w:rPr>
          <w:t>6</w:t>
        </w:r>
      </w:ins>
      <w:r w:rsidRPr="009A4CED">
        <w:rPr>
          <w:rFonts w:ascii="Times New Roman" w:hAnsi="Times New Roman"/>
          <w:color w:val="222222"/>
          <w:sz w:val="24"/>
          <w:szCs w:val="24"/>
          <w:shd w:val="clear" w:color="auto" w:fill="FFFFFF"/>
        </w:rPr>
        <w:t xml:space="preserve">] </w:t>
      </w:r>
      <w:proofErr w:type="spellStart"/>
      <w:r w:rsidRPr="009A4CED">
        <w:rPr>
          <w:rFonts w:ascii="Times New Roman" w:hAnsi="Times New Roman"/>
          <w:color w:val="222222"/>
          <w:sz w:val="24"/>
          <w:szCs w:val="24"/>
          <w:shd w:val="clear" w:color="auto" w:fill="FFFFFF"/>
        </w:rPr>
        <w:t>Emiliani</w:t>
      </w:r>
      <w:proofErr w:type="spellEnd"/>
      <w:r w:rsidRPr="009A4CED">
        <w:rPr>
          <w:rFonts w:ascii="Times New Roman" w:hAnsi="Times New Roman"/>
          <w:color w:val="222222"/>
          <w:sz w:val="24"/>
          <w:szCs w:val="24"/>
          <w:shd w:val="clear" w:color="auto" w:fill="FFFFFF"/>
        </w:rPr>
        <w:t xml:space="preserve">, V., et al. "Near-field short range correlation in optical waves transmitted through </w:t>
      </w:r>
      <w:r w:rsidRPr="009A4CED">
        <w:rPr>
          <w:rFonts w:ascii="Times New Roman" w:hAnsi="Times New Roman"/>
          <w:color w:val="222222"/>
          <w:sz w:val="24"/>
          <w:szCs w:val="24"/>
          <w:shd w:val="clear" w:color="auto" w:fill="FFFFFF"/>
        </w:rPr>
        <w:lastRenderedPageBreak/>
        <w:t>random media." </w:t>
      </w:r>
      <w:r w:rsidRPr="009A4CED">
        <w:rPr>
          <w:rFonts w:ascii="Times New Roman" w:hAnsi="Times New Roman"/>
          <w:i/>
          <w:iCs/>
          <w:color w:val="222222"/>
          <w:sz w:val="24"/>
          <w:szCs w:val="24"/>
          <w:shd w:val="clear" w:color="auto" w:fill="FFFFFF"/>
        </w:rPr>
        <w:t>Physical review letters</w:t>
      </w:r>
      <w:r w:rsidRPr="009A4CED">
        <w:rPr>
          <w:rFonts w:ascii="Times New Roman" w:hAnsi="Times New Roman"/>
          <w:color w:val="222222"/>
          <w:sz w:val="24"/>
          <w:szCs w:val="24"/>
          <w:shd w:val="clear" w:color="auto" w:fill="FFFFFF"/>
        </w:rPr>
        <w:t> 90, 25, 250801(2003).</w:t>
      </w:r>
    </w:p>
    <w:p w14:paraId="7DA9EE35" w14:textId="779BA538" w:rsidR="00465E01" w:rsidRPr="00465E01" w:rsidRDefault="00465E01" w:rsidP="0018010A">
      <w:pPr>
        <w:widowControl/>
        <w:wordWrap/>
        <w:autoSpaceDE/>
        <w:autoSpaceDN/>
        <w:spacing w:after="0" w:line="360" w:lineRule="auto"/>
        <w:rPr>
          <w:rFonts w:ascii="굴림" w:eastAsia="굴림" w:hAnsi="굴림" w:cs="굴림"/>
          <w:kern w:val="0"/>
          <w:sz w:val="24"/>
          <w:szCs w:val="24"/>
        </w:rPr>
      </w:pPr>
      <w:r>
        <w:rPr>
          <w:rFonts w:ascii="Times New Roman" w:hAnsi="Times New Roman"/>
          <w:bCs/>
          <w:sz w:val="24"/>
          <w:szCs w:val="24"/>
        </w:rPr>
        <w:t>[</w:t>
      </w:r>
      <w:ins w:id="568" w:author="choi young" w:date="2021-12-29T13:05:00Z">
        <w:r w:rsidR="00A43B45">
          <w:rPr>
            <w:rFonts w:ascii="Times New Roman" w:hAnsi="Times New Roman"/>
            <w:bCs/>
            <w:sz w:val="24"/>
            <w:szCs w:val="24"/>
          </w:rPr>
          <w:t>7</w:t>
        </w:r>
      </w:ins>
      <w:r>
        <w:rPr>
          <w:rFonts w:ascii="Times New Roman" w:hAnsi="Times New Roman"/>
          <w:bCs/>
          <w:sz w:val="24"/>
          <w:szCs w:val="24"/>
        </w:rPr>
        <w:t xml:space="preserve">] </w:t>
      </w:r>
      <w:r w:rsidRPr="00465E01">
        <w:rPr>
          <w:rFonts w:ascii="Times New Roman" w:eastAsia="굴림" w:hAnsi="Times New Roman"/>
          <w:kern w:val="0"/>
          <w:sz w:val="24"/>
          <w:szCs w:val="24"/>
        </w:rPr>
        <w:t xml:space="preserve">Chen, X., Zhang, Y., Han, Y., Rong, Z., Zhang, L., Li, Z., &amp; Cheng, C. Study on the correspondence between random surface topography and its interface speckle field. </w:t>
      </w:r>
      <w:r w:rsidRPr="00465E01">
        <w:rPr>
          <w:rFonts w:ascii="Times New Roman" w:eastAsia="굴림" w:hAnsi="Times New Roman"/>
          <w:i/>
          <w:iCs/>
          <w:kern w:val="0"/>
          <w:sz w:val="24"/>
          <w:szCs w:val="24"/>
        </w:rPr>
        <w:t>Optics Communications</w:t>
      </w:r>
      <w:r w:rsidRPr="00465E01">
        <w:rPr>
          <w:rFonts w:ascii="Times New Roman" w:eastAsia="굴림" w:hAnsi="Times New Roman"/>
          <w:kern w:val="0"/>
          <w:sz w:val="24"/>
          <w:szCs w:val="24"/>
        </w:rPr>
        <w:t xml:space="preserve">, </w:t>
      </w:r>
      <w:r w:rsidRPr="00465E01">
        <w:rPr>
          <w:rFonts w:ascii="Times New Roman" w:eastAsia="굴림" w:hAnsi="Times New Roman"/>
          <w:i/>
          <w:iCs/>
          <w:kern w:val="0"/>
          <w:sz w:val="24"/>
          <w:szCs w:val="24"/>
        </w:rPr>
        <w:t>462</w:t>
      </w:r>
      <w:r w:rsidR="00CA4F1D">
        <w:rPr>
          <w:rFonts w:ascii="Times New Roman" w:eastAsia="굴림" w:hAnsi="Times New Roman"/>
          <w:kern w:val="0"/>
          <w:sz w:val="24"/>
          <w:szCs w:val="24"/>
        </w:rPr>
        <w:t>,</w:t>
      </w:r>
      <w:r w:rsidRPr="00465E01">
        <w:rPr>
          <w:rFonts w:ascii="굴림" w:eastAsia="굴림" w:hAnsi="굴림" w:cs="굴림"/>
          <w:kern w:val="0"/>
          <w:sz w:val="24"/>
          <w:szCs w:val="24"/>
        </w:rPr>
        <w:t xml:space="preserve"> </w:t>
      </w:r>
      <w:r w:rsidR="00603A37" w:rsidRPr="00465E01">
        <w:rPr>
          <w:rFonts w:ascii="Times New Roman" w:eastAsia="굴림" w:hAnsi="Times New Roman"/>
          <w:kern w:val="0"/>
          <w:sz w:val="24"/>
          <w:szCs w:val="24"/>
        </w:rPr>
        <w:t>(2020).</w:t>
      </w:r>
    </w:p>
    <w:p w14:paraId="02578157" w14:textId="44F3C959" w:rsidR="00603A37" w:rsidRPr="001F29A9" w:rsidRDefault="00603A37" w:rsidP="0018010A">
      <w:pPr>
        <w:widowControl/>
        <w:wordWrap/>
        <w:autoSpaceDE/>
        <w:autoSpaceDN/>
        <w:spacing w:after="0" w:line="360" w:lineRule="auto"/>
        <w:rPr>
          <w:rFonts w:ascii="굴림" w:eastAsia="굴림" w:hAnsi="굴림" w:cs="굴림"/>
          <w:kern w:val="0"/>
          <w:sz w:val="24"/>
          <w:szCs w:val="24"/>
        </w:rPr>
      </w:pPr>
      <w:r w:rsidRPr="001F29A9">
        <w:rPr>
          <w:rFonts w:ascii="Times New Roman" w:hAnsi="Times New Roman" w:hint="eastAsia"/>
          <w:bCs/>
          <w:sz w:val="24"/>
          <w:szCs w:val="24"/>
        </w:rPr>
        <w:t>[</w:t>
      </w:r>
      <w:ins w:id="569" w:author="choi young" w:date="2021-12-29T13:05:00Z">
        <w:r w:rsidR="00A43B45">
          <w:rPr>
            <w:rFonts w:ascii="Times New Roman" w:hAnsi="Times New Roman"/>
            <w:bCs/>
            <w:sz w:val="24"/>
            <w:szCs w:val="24"/>
          </w:rPr>
          <w:t>8</w:t>
        </w:r>
      </w:ins>
      <w:r w:rsidRPr="001F29A9">
        <w:rPr>
          <w:rFonts w:ascii="Times New Roman" w:hAnsi="Times New Roman"/>
          <w:bCs/>
          <w:sz w:val="24"/>
          <w:szCs w:val="24"/>
        </w:rPr>
        <w:t xml:space="preserve">] </w:t>
      </w:r>
      <w:r w:rsidR="001F29A9" w:rsidRPr="001F29A9">
        <w:rPr>
          <w:rFonts w:ascii="Times New Roman" w:hAnsi="Times New Roman"/>
          <w:color w:val="222222"/>
          <w:sz w:val="24"/>
          <w:szCs w:val="24"/>
          <w:shd w:val="clear" w:color="auto" w:fill="FFFFFF"/>
        </w:rPr>
        <w:t xml:space="preserve">Henkel, C., </w:t>
      </w:r>
      <w:proofErr w:type="spellStart"/>
      <w:r w:rsidR="001F29A9" w:rsidRPr="001F29A9">
        <w:rPr>
          <w:rFonts w:ascii="Times New Roman" w:hAnsi="Times New Roman"/>
          <w:color w:val="222222"/>
          <w:sz w:val="24"/>
          <w:szCs w:val="24"/>
          <w:shd w:val="clear" w:color="auto" w:fill="FFFFFF"/>
        </w:rPr>
        <w:t>Joulain</w:t>
      </w:r>
      <w:proofErr w:type="spellEnd"/>
      <w:r w:rsidR="001F29A9" w:rsidRPr="001F29A9">
        <w:rPr>
          <w:rFonts w:ascii="Times New Roman" w:hAnsi="Times New Roman"/>
          <w:color w:val="222222"/>
          <w:sz w:val="24"/>
          <w:szCs w:val="24"/>
          <w:shd w:val="clear" w:color="auto" w:fill="FFFFFF"/>
        </w:rPr>
        <w:t xml:space="preserve">, K., Carminati, R., &amp; </w:t>
      </w:r>
      <w:proofErr w:type="spellStart"/>
      <w:r w:rsidR="001F29A9" w:rsidRPr="001F29A9">
        <w:rPr>
          <w:rFonts w:ascii="Times New Roman" w:hAnsi="Times New Roman"/>
          <w:color w:val="222222"/>
          <w:sz w:val="24"/>
          <w:szCs w:val="24"/>
          <w:shd w:val="clear" w:color="auto" w:fill="FFFFFF"/>
        </w:rPr>
        <w:t>Greffet</w:t>
      </w:r>
      <w:proofErr w:type="spellEnd"/>
      <w:r w:rsidR="001F29A9" w:rsidRPr="001F29A9">
        <w:rPr>
          <w:rFonts w:ascii="Times New Roman" w:hAnsi="Times New Roman"/>
          <w:color w:val="222222"/>
          <w:sz w:val="24"/>
          <w:szCs w:val="24"/>
          <w:shd w:val="clear" w:color="auto" w:fill="FFFFFF"/>
        </w:rPr>
        <w:t>, J. J. Spatial coherence of thermal near fields. </w:t>
      </w:r>
      <w:r w:rsidR="001F29A9" w:rsidRPr="001F29A9">
        <w:rPr>
          <w:rFonts w:ascii="Times New Roman" w:hAnsi="Times New Roman"/>
          <w:i/>
          <w:iCs/>
          <w:color w:val="222222"/>
          <w:sz w:val="24"/>
          <w:szCs w:val="24"/>
          <w:shd w:val="clear" w:color="auto" w:fill="FFFFFF"/>
        </w:rPr>
        <w:t>Optics communications</w:t>
      </w:r>
      <w:r w:rsidR="001F29A9" w:rsidRPr="001F29A9">
        <w:rPr>
          <w:rFonts w:ascii="Times New Roman" w:hAnsi="Times New Roman"/>
          <w:color w:val="222222"/>
          <w:sz w:val="24"/>
          <w:szCs w:val="24"/>
          <w:shd w:val="clear" w:color="auto" w:fill="FFFFFF"/>
        </w:rPr>
        <w:t>, </w:t>
      </w:r>
      <w:r w:rsidR="001F29A9" w:rsidRPr="001F29A9">
        <w:rPr>
          <w:rFonts w:ascii="Times New Roman" w:hAnsi="Times New Roman"/>
          <w:i/>
          <w:iCs/>
          <w:color w:val="222222"/>
          <w:sz w:val="24"/>
          <w:szCs w:val="24"/>
          <w:shd w:val="clear" w:color="auto" w:fill="FFFFFF"/>
        </w:rPr>
        <w:t>186</w:t>
      </w:r>
      <w:r w:rsidR="001F29A9" w:rsidRPr="001F29A9">
        <w:rPr>
          <w:rFonts w:ascii="Times New Roman" w:hAnsi="Times New Roman"/>
          <w:color w:val="222222"/>
          <w:sz w:val="24"/>
          <w:szCs w:val="24"/>
          <w:shd w:val="clear" w:color="auto" w:fill="FFFFFF"/>
        </w:rPr>
        <w:t>(1-3), 57-67</w:t>
      </w:r>
      <w:r w:rsidR="00CA4F1D">
        <w:rPr>
          <w:rFonts w:ascii="Times New Roman" w:hAnsi="Times New Roman"/>
          <w:color w:val="222222"/>
          <w:sz w:val="24"/>
          <w:szCs w:val="24"/>
          <w:shd w:val="clear" w:color="auto" w:fill="FFFFFF"/>
        </w:rPr>
        <w:t>,</w:t>
      </w:r>
      <w:r w:rsidR="00CA4F1D" w:rsidRPr="00CA4F1D">
        <w:rPr>
          <w:rFonts w:ascii="Times New Roman" w:hAnsi="Times New Roman"/>
          <w:color w:val="222222"/>
          <w:sz w:val="24"/>
          <w:szCs w:val="24"/>
          <w:shd w:val="clear" w:color="auto" w:fill="FFFFFF"/>
        </w:rPr>
        <w:t xml:space="preserve"> </w:t>
      </w:r>
      <w:r w:rsidR="00CA4F1D" w:rsidRPr="001F29A9">
        <w:rPr>
          <w:rFonts w:ascii="Times New Roman" w:hAnsi="Times New Roman"/>
          <w:color w:val="222222"/>
          <w:sz w:val="24"/>
          <w:szCs w:val="24"/>
          <w:shd w:val="clear" w:color="auto" w:fill="FFFFFF"/>
        </w:rPr>
        <w:t>(2000)</w:t>
      </w:r>
      <w:r w:rsidR="001F29A9" w:rsidRPr="001F29A9">
        <w:rPr>
          <w:rFonts w:ascii="Times New Roman" w:hAnsi="Times New Roman"/>
          <w:color w:val="222222"/>
          <w:sz w:val="24"/>
          <w:szCs w:val="24"/>
          <w:shd w:val="clear" w:color="auto" w:fill="FFFFFF"/>
        </w:rPr>
        <w:t>.</w:t>
      </w:r>
    </w:p>
    <w:p w14:paraId="46C09F94" w14:textId="24AD7359" w:rsidR="0018010A" w:rsidRDefault="001F29A9" w:rsidP="0018010A">
      <w:pPr>
        <w:spacing w:line="360" w:lineRule="auto"/>
        <w:rPr>
          <w:rFonts w:ascii="Times New Roman" w:hAnsi="Times New Roman"/>
          <w:color w:val="222222"/>
          <w:sz w:val="24"/>
          <w:szCs w:val="24"/>
          <w:shd w:val="clear" w:color="auto" w:fill="FFFFFF"/>
        </w:rPr>
      </w:pPr>
      <w:r w:rsidRPr="0018010A">
        <w:rPr>
          <w:rFonts w:ascii="Times New Roman" w:hAnsi="Times New Roman"/>
          <w:bCs/>
          <w:sz w:val="24"/>
          <w:szCs w:val="24"/>
        </w:rPr>
        <w:t>[</w:t>
      </w:r>
      <w:ins w:id="570" w:author="choi young" w:date="2021-12-29T13:05:00Z">
        <w:r w:rsidR="00A43B45">
          <w:rPr>
            <w:rFonts w:ascii="Times New Roman" w:hAnsi="Times New Roman"/>
            <w:bCs/>
            <w:sz w:val="24"/>
            <w:szCs w:val="24"/>
          </w:rPr>
          <w:t>9</w:t>
        </w:r>
      </w:ins>
      <w:r w:rsidRPr="0018010A">
        <w:rPr>
          <w:rFonts w:ascii="Times New Roman" w:hAnsi="Times New Roman"/>
          <w:bCs/>
          <w:sz w:val="24"/>
          <w:szCs w:val="24"/>
        </w:rPr>
        <w:t xml:space="preserve">] </w:t>
      </w:r>
      <w:proofErr w:type="spellStart"/>
      <w:r w:rsidRPr="0018010A">
        <w:rPr>
          <w:rFonts w:ascii="Times New Roman" w:hAnsi="Times New Roman"/>
          <w:color w:val="222222"/>
          <w:sz w:val="24"/>
          <w:szCs w:val="24"/>
          <w:shd w:val="clear" w:color="auto" w:fill="FFFFFF"/>
        </w:rPr>
        <w:t>Roychowdhury</w:t>
      </w:r>
      <w:proofErr w:type="spellEnd"/>
      <w:r w:rsidRPr="0018010A">
        <w:rPr>
          <w:rFonts w:ascii="Times New Roman" w:hAnsi="Times New Roman"/>
          <w:color w:val="222222"/>
          <w:sz w:val="24"/>
          <w:szCs w:val="24"/>
          <w:shd w:val="clear" w:color="auto" w:fill="FFFFFF"/>
        </w:rPr>
        <w:t>, H., &amp; Wolf, E. Effects of spatial coherence on near-field spectra. </w:t>
      </w:r>
      <w:r w:rsidRPr="0018010A">
        <w:rPr>
          <w:rFonts w:ascii="Times New Roman" w:hAnsi="Times New Roman"/>
          <w:i/>
          <w:iCs/>
          <w:color w:val="222222"/>
          <w:sz w:val="24"/>
          <w:szCs w:val="24"/>
          <w:shd w:val="clear" w:color="auto" w:fill="FFFFFF"/>
        </w:rPr>
        <w:t>Optics Letters</w:t>
      </w:r>
      <w:r w:rsidRPr="0018010A">
        <w:rPr>
          <w:rFonts w:ascii="Times New Roman" w:hAnsi="Times New Roman"/>
          <w:color w:val="222222"/>
          <w:sz w:val="24"/>
          <w:szCs w:val="24"/>
          <w:shd w:val="clear" w:color="auto" w:fill="FFFFFF"/>
        </w:rPr>
        <w:t>, </w:t>
      </w:r>
      <w:r w:rsidRPr="0018010A">
        <w:rPr>
          <w:rFonts w:ascii="Times New Roman" w:hAnsi="Times New Roman"/>
          <w:i/>
          <w:iCs/>
          <w:color w:val="222222"/>
          <w:sz w:val="24"/>
          <w:szCs w:val="24"/>
          <w:shd w:val="clear" w:color="auto" w:fill="FFFFFF"/>
        </w:rPr>
        <w:t>28</w:t>
      </w:r>
      <w:r w:rsidRPr="0018010A">
        <w:rPr>
          <w:rFonts w:ascii="Times New Roman" w:hAnsi="Times New Roman"/>
          <w:color w:val="222222"/>
          <w:sz w:val="24"/>
          <w:szCs w:val="24"/>
          <w:shd w:val="clear" w:color="auto" w:fill="FFFFFF"/>
        </w:rPr>
        <w:t>(3), 170-172. (2003).</w:t>
      </w:r>
    </w:p>
    <w:p w14:paraId="61D2770B" w14:textId="69AC2073" w:rsidR="0018010A" w:rsidRPr="0018010A" w:rsidRDefault="001F29A9" w:rsidP="0018010A">
      <w:pPr>
        <w:spacing w:line="360" w:lineRule="auto"/>
        <w:rPr>
          <w:rFonts w:ascii="Times New Roman" w:eastAsia="굴림" w:hAnsi="Times New Roman"/>
          <w:kern w:val="0"/>
          <w:sz w:val="24"/>
          <w:szCs w:val="24"/>
        </w:rPr>
      </w:pPr>
      <w:r w:rsidRPr="0018010A">
        <w:rPr>
          <w:rFonts w:ascii="Times New Roman" w:hAnsi="Times New Roman"/>
          <w:bCs/>
          <w:sz w:val="24"/>
          <w:szCs w:val="24"/>
        </w:rPr>
        <w:t>[</w:t>
      </w:r>
      <w:ins w:id="571" w:author="choi young" w:date="2021-12-29T13:05:00Z">
        <w:r w:rsidR="00A43B45">
          <w:rPr>
            <w:rFonts w:ascii="Times New Roman" w:hAnsi="Times New Roman"/>
            <w:bCs/>
            <w:sz w:val="24"/>
            <w:szCs w:val="24"/>
          </w:rPr>
          <w:t>10</w:t>
        </w:r>
      </w:ins>
      <w:r w:rsidRPr="0018010A">
        <w:rPr>
          <w:rFonts w:ascii="Times New Roman" w:hAnsi="Times New Roman"/>
          <w:bCs/>
          <w:sz w:val="24"/>
          <w:szCs w:val="24"/>
        </w:rPr>
        <w:t xml:space="preserve">] </w:t>
      </w:r>
      <w:r w:rsidR="0018010A" w:rsidRPr="0018010A">
        <w:rPr>
          <w:rFonts w:ascii="Times New Roman" w:eastAsia="굴림" w:hAnsi="Times New Roman"/>
          <w:kern w:val="0"/>
          <w:sz w:val="24"/>
          <w:szCs w:val="24"/>
        </w:rPr>
        <w:t xml:space="preserve">Carminati, R. Subwavelength spatial correlations in near-field speckle patterns. </w:t>
      </w:r>
      <w:r w:rsidR="0018010A" w:rsidRPr="0018010A">
        <w:rPr>
          <w:rFonts w:ascii="Times New Roman" w:eastAsia="굴림" w:hAnsi="Times New Roman"/>
          <w:i/>
          <w:iCs/>
          <w:kern w:val="0"/>
          <w:sz w:val="24"/>
          <w:szCs w:val="24"/>
        </w:rPr>
        <w:t>Physical Review A</w:t>
      </w:r>
      <w:r w:rsidR="0018010A" w:rsidRPr="0018010A">
        <w:rPr>
          <w:rFonts w:ascii="Times New Roman" w:eastAsia="굴림" w:hAnsi="Times New Roman"/>
          <w:kern w:val="0"/>
          <w:sz w:val="24"/>
          <w:szCs w:val="24"/>
        </w:rPr>
        <w:t xml:space="preserve">, </w:t>
      </w:r>
      <w:r w:rsidR="0018010A" w:rsidRPr="0018010A">
        <w:rPr>
          <w:rFonts w:ascii="Times New Roman" w:eastAsia="굴림" w:hAnsi="Times New Roman"/>
          <w:i/>
          <w:iCs/>
          <w:kern w:val="0"/>
          <w:sz w:val="24"/>
          <w:szCs w:val="24"/>
        </w:rPr>
        <w:t>81</w:t>
      </w:r>
      <w:r w:rsidR="0018010A" w:rsidRPr="0018010A">
        <w:rPr>
          <w:rFonts w:ascii="Times New Roman" w:eastAsia="굴림" w:hAnsi="Times New Roman"/>
          <w:kern w:val="0"/>
          <w:sz w:val="24"/>
          <w:szCs w:val="24"/>
        </w:rPr>
        <w:t>(5), (2010).</w:t>
      </w:r>
    </w:p>
    <w:p w14:paraId="74CA93C7" w14:textId="4C0FC331" w:rsidR="00E46FEE" w:rsidRDefault="00E9364C" w:rsidP="00050557">
      <w:pPr>
        <w:spacing w:line="360" w:lineRule="auto"/>
        <w:rPr>
          <w:rFonts w:ascii="Times New Roman" w:hAnsi="Times New Roman"/>
          <w:color w:val="222222"/>
          <w:sz w:val="24"/>
          <w:szCs w:val="24"/>
          <w:shd w:val="clear" w:color="auto" w:fill="FFFFFF"/>
        </w:rPr>
      </w:pPr>
      <w:r w:rsidRPr="00E9364C">
        <w:rPr>
          <w:rFonts w:ascii="Times New Roman" w:hAnsi="Times New Roman"/>
          <w:color w:val="222222"/>
          <w:sz w:val="24"/>
          <w:szCs w:val="24"/>
          <w:shd w:val="clear" w:color="auto" w:fill="FFFFFF"/>
        </w:rPr>
        <w:t>[</w:t>
      </w:r>
      <w:ins w:id="572" w:author="choi young" w:date="2021-12-29T13:05:00Z">
        <w:r w:rsidR="00A43B45">
          <w:rPr>
            <w:rFonts w:ascii="Times New Roman" w:hAnsi="Times New Roman"/>
            <w:color w:val="222222"/>
            <w:sz w:val="24"/>
            <w:szCs w:val="24"/>
            <w:shd w:val="clear" w:color="auto" w:fill="FFFFFF"/>
          </w:rPr>
          <w:t>11</w:t>
        </w:r>
      </w:ins>
      <w:r w:rsidRPr="00E9364C">
        <w:rPr>
          <w:rFonts w:ascii="Times New Roman" w:hAnsi="Times New Roman"/>
          <w:color w:val="222222"/>
          <w:sz w:val="24"/>
          <w:szCs w:val="24"/>
          <w:shd w:val="clear" w:color="auto" w:fill="FFFFFF"/>
        </w:rPr>
        <w:t>] Parigi, Valentina, et al. "Near-field to far-field characterization of speckle patterns generated by disordered nanomaterials." </w:t>
      </w:r>
      <w:r w:rsidRPr="00E9364C">
        <w:rPr>
          <w:rFonts w:ascii="Times New Roman" w:hAnsi="Times New Roman"/>
          <w:i/>
          <w:iCs/>
          <w:color w:val="222222"/>
          <w:sz w:val="24"/>
          <w:szCs w:val="24"/>
          <w:shd w:val="clear" w:color="auto" w:fill="FFFFFF"/>
        </w:rPr>
        <w:t>Optics express</w:t>
      </w:r>
      <w:r w:rsidRPr="00E9364C">
        <w:rPr>
          <w:rFonts w:ascii="Times New Roman" w:hAnsi="Times New Roman"/>
          <w:color w:val="222222"/>
          <w:sz w:val="24"/>
          <w:szCs w:val="24"/>
          <w:shd w:val="clear" w:color="auto" w:fill="FFFFFF"/>
        </w:rPr>
        <w:t> 24.7, 7019-7027, (2016).</w:t>
      </w:r>
    </w:p>
    <w:p w14:paraId="3122FD2A" w14:textId="061B5FC2" w:rsidR="00E9364C" w:rsidRDefault="00E9364C" w:rsidP="00050557">
      <w:pPr>
        <w:spacing w:line="360" w:lineRule="auto"/>
        <w:rPr>
          <w:rFonts w:ascii="Times New Roman" w:hAnsi="Times New Roman"/>
          <w:color w:val="222222"/>
          <w:sz w:val="24"/>
          <w:szCs w:val="24"/>
          <w:shd w:val="clear" w:color="auto" w:fill="FFFFFF"/>
        </w:rPr>
      </w:pPr>
      <w:r w:rsidRPr="00E9364C">
        <w:rPr>
          <w:rFonts w:ascii="Times New Roman" w:hAnsi="Times New Roman"/>
          <w:bCs/>
          <w:sz w:val="24"/>
          <w:szCs w:val="24"/>
        </w:rPr>
        <w:t>[</w:t>
      </w:r>
      <w:ins w:id="573" w:author="choi young" w:date="2021-12-29T13:05:00Z">
        <w:r w:rsidR="00A43B45">
          <w:rPr>
            <w:rFonts w:ascii="Times New Roman" w:hAnsi="Times New Roman"/>
            <w:bCs/>
            <w:sz w:val="24"/>
            <w:szCs w:val="24"/>
          </w:rPr>
          <w:t>12</w:t>
        </w:r>
      </w:ins>
      <w:r w:rsidRPr="00E9364C">
        <w:rPr>
          <w:rFonts w:ascii="Times New Roman" w:hAnsi="Times New Roman"/>
          <w:bCs/>
          <w:sz w:val="24"/>
          <w:szCs w:val="24"/>
        </w:rPr>
        <w:t xml:space="preserve">] </w:t>
      </w:r>
      <w:r w:rsidRPr="00E9364C">
        <w:rPr>
          <w:rFonts w:ascii="Times New Roman" w:hAnsi="Times New Roman"/>
          <w:color w:val="222222"/>
          <w:sz w:val="24"/>
          <w:szCs w:val="24"/>
          <w:shd w:val="clear" w:color="auto" w:fill="FFFFFF"/>
        </w:rPr>
        <w:t xml:space="preserve">Naraghi, R. R., </w:t>
      </w:r>
      <w:proofErr w:type="spellStart"/>
      <w:r w:rsidRPr="00E9364C">
        <w:rPr>
          <w:rFonts w:ascii="Times New Roman" w:hAnsi="Times New Roman"/>
          <w:color w:val="222222"/>
          <w:sz w:val="24"/>
          <w:szCs w:val="24"/>
          <w:shd w:val="clear" w:color="auto" w:fill="FFFFFF"/>
        </w:rPr>
        <w:t>Sukhov</w:t>
      </w:r>
      <w:proofErr w:type="spellEnd"/>
      <w:r w:rsidRPr="00E9364C">
        <w:rPr>
          <w:rFonts w:ascii="Times New Roman" w:hAnsi="Times New Roman"/>
          <w:color w:val="222222"/>
          <w:sz w:val="24"/>
          <w:szCs w:val="24"/>
          <w:shd w:val="clear" w:color="auto" w:fill="FFFFFF"/>
        </w:rPr>
        <w:t xml:space="preserve">, S., &amp; </w:t>
      </w:r>
      <w:proofErr w:type="spellStart"/>
      <w:r w:rsidRPr="00E9364C">
        <w:rPr>
          <w:rFonts w:ascii="Times New Roman" w:hAnsi="Times New Roman"/>
          <w:color w:val="222222"/>
          <w:sz w:val="24"/>
          <w:szCs w:val="24"/>
          <w:shd w:val="clear" w:color="auto" w:fill="FFFFFF"/>
        </w:rPr>
        <w:t>Dogariu</w:t>
      </w:r>
      <w:proofErr w:type="spellEnd"/>
      <w:r w:rsidRPr="00E9364C">
        <w:rPr>
          <w:rFonts w:ascii="Times New Roman" w:hAnsi="Times New Roman"/>
          <w:color w:val="222222"/>
          <w:sz w:val="24"/>
          <w:szCs w:val="24"/>
          <w:shd w:val="clear" w:color="auto" w:fill="FFFFFF"/>
        </w:rPr>
        <w:t>, A. Disorder fingerprint: intensity distributions in the near field of random media. </w:t>
      </w:r>
      <w:r w:rsidRPr="00E9364C">
        <w:rPr>
          <w:rFonts w:ascii="Times New Roman" w:hAnsi="Times New Roman"/>
          <w:i/>
          <w:iCs/>
          <w:color w:val="222222"/>
          <w:sz w:val="24"/>
          <w:szCs w:val="24"/>
          <w:shd w:val="clear" w:color="auto" w:fill="FFFFFF"/>
        </w:rPr>
        <w:t>Physical Review B</w:t>
      </w:r>
      <w:r w:rsidRPr="00E9364C">
        <w:rPr>
          <w:rFonts w:ascii="Times New Roman" w:hAnsi="Times New Roman"/>
          <w:color w:val="222222"/>
          <w:sz w:val="24"/>
          <w:szCs w:val="24"/>
          <w:shd w:val="clear" w:color="auto" w:fill="FFFFFF"/>
        </w:rPr>
        <w:t>, </w:t>
      </w:r>
      <w:r w:rsidRPr="00E9364C">
        <w:rPr>
          <w:rFonts w:ascii="Times New Roman" w:hAnsi="Times New Roman"/>
          <w:i/>
          <w:iCs/>
          <w:color w:val="222222"/>
          <w:sz w:val="24"/>
          <w:szCs w:val="24"/>
          <w:shd w:val="clear" w:color="auto" w:fill="FFFFFF"/>
        </w:rPr>
        <w:t>94</w:t>
      </w:r>
      <w:r w:rsidRPr="00E9364C">
        <w:rPr>
          <w:rFonts w:ascii="Times New Roman" w:hAnsi="Times New Roman"/>
          <w:color w:val="222222"/>
          <w:sz w:val="24"/>
          <w:szCs w:val="24"/>
          <w:shd w:val="clear" w:color="auto" w:fill="FFFFFF"/>
        </w:rPr>
        <w:t>(17), 174205</w:t>
      </w:r>
      <w:r>
        <w:rPr>
          <w:rFonts w:ascii="Times New Roman" w:hAnsi="Times New Roman"/>
          <w:color w:val="222222"/>
          <w:sz w:val="24"/>
          <w:szCs w:val="24"/>
          <w:shd w:val="clear" w:color="auto" w:fill="FFFFFF"/>
        </w:rPr>
        <w:t>,</w:t>
      </w:r>
      <w:r w:rsidRPr="00E9364C">
        <w:rPr>
          <w:rFonts w:ascii="Times New Roman" w:hAnsi="Times New Roman"/>
          <w:color w:val="222222"/>
          <w:sz w:val="24"/>
          <w:szCs w:val="24"/>
          <w:shd w:val="clear" w:color="auto" w:fill="FFFFFF"/>
        </w:rPr>
        <w:t xml:space="preserve"> (2016).</w:t>
      </w:r>
    </w:p>
    <w:p w14:paraId="22665028" w14:textId="77777777" w:rsidR="006F3CA7" w:rsidRDefault="006F3CA7" w:rsidP="00050557">
      <w:pPr>
        <w:spacing w:line="360" w:lineRule="auto"/>
        <w:rPr>
          <w:rFonts w:ascii="Times New Roman" w:hAnsi="Times New Roman"/>
          <w:color w:val="222222"/>
          <w:sz w:val="24"/>
          <w:szCs w:val="24"/>
          <w:shd w:val="clear" w:color="auto" w:fill="FFFFFF"/>
        </w:rPr>
      </w:pPr>
    </w:p>
    <w:p w14:paraId="09A396B5" w14:textId="7EE916B1" w:rsidR="00E9364C" w:rsidRPr="00A67B0E" w:rsidRDefault="006F3CA7" w:rsidP="00A67B0E">
      <w:pPr>
        <w:pStyle w:val="a4"/>
        <w:numPr>
          <w:ilvl w:val="0"/>
          <w:numId w:val="4"/>
        </w:numPr>
        <w:spacing w:line="360" w:lineRule="auto"/>
        <w:ind w:leftChars="0"/>
        <w:rPr>
          <w:rFonts w:ascii="Times New Roman" w:hAnsi="Times New Roman"/>
          <w:bCs/>
        </w:rPr>
      </w:pPr>
      <w:r>
        <w:rPr>
          <w:rFonts w:ascii="Times New Roman" w:hAnsi="Times New Roman"/>
          <w:bCs/>
        </w:rPr>
        <w:t>Application of</w:t>
      </w:r>
      <w:r w:rsidR="00A67B0E">
        <w:rPr>
          <w:rFonts w:ascii="Times New Roman" w:hAnsi="Times New Roman"/>
          <w:bCs/>
        </w:rPr>
        <w:t xml:space="preserve"> near-field speckle patterns for advanced</w:t>
      </w:r>
      <w:r>
        <w:rPr>
          <w:rFonts w:ascii="Times New Roman" w:hAnsi="Times New Roman"/>
          <w:bCs/>
        </w:rPr>
        <w:t xml:space="preserve"> optical</w:t>
      </w:r>
      <w:r w:rsidR="00A67B0E">
        <w:rPr>
          <w:rFonts w:ascii="Times New Roman" w:hAnsi="Times New Roman"/>
          <w:bCs/>
        </w:rPr>
        <w:t xml:space="preserve"> characterization of two-dimensional materials via near-field coherent imaging.</w:t>
      </w:r>
    </w:p>
    <w:p w14:paraId="51D804BF" w14:textId="698A694B" w:rsidR="0018010A" w:rsidRPr="00465E01" w:rsidRDefault="0018010A" w:rsidP="0018010A">
      <w:pPr>
        <w:widowControl/>
        <w:wordWrap/>
        <w:autoSpaceDE/>
        <w:autoSpaceDN/>
        <w:spacing w:after="0" w:line="360" w:lineRule="auto"/>
        <w:jc w:val="left"/>
        <w:rPr>
          <w:rFonts w:ascii="Times New Roman" w:eastAsia="굴림" w:hAnsi="Times New Roman"/>
          <w:kern w:val="0"/>
          <w:sz w:val="24"/>
          <w:szCs w:val="24"/>
        </w:rPr>
      </w:pPr>
      <w:r w:rsidRPr="00465E01">
        <w:rPr>
          <w:rFonts w:ascii="Times New Roman" w:eastAsia="굴림" w:hAnsi="Times New Roman"/>
          <w:kern w:val="0"/>
          <w:sz w:val="24"/>
          <w:szCs w:val="24"/>
        </w:rPr>
        <w:t>[</w:t>
      </w:r>
      <w:ins w:id="574" w:author="choi young" w:date="2021-12-29T13:06:00Z">
        <w:r w:rsidR="00A43B45">
          <w:rPr>
            <w:rFonts w:ascii="Times New Roman" w:eastAsia="굴림" w:hAnsi="Times New Roman"/>
            <w:kern w:val="0"/>
            <w:sz w:val="24"/>
            <w:szCs w:val="24"/>
          </w:rPr>
          <w:t>13</w:t>
        </w:r>
      </w:ins>
      <w:r w:rsidRPr="00465E01">
        <w:rPr>
          <w:rFonts w:ascii="Times New Roman" w:eastAsia="굴림" w:hAnsi="Times New Roman"/>
          <w:kern w:val="0"/>
          <w:sz w:val="24"/>
          <w:szCs w:val="24"/>
        </w:rPr>
        <w:t xml:space="preserve">] Naraghi, R. R., </w:t>
      </w:r>
      <w:proofErr w:type="spellStart"/>
      <w:r w:rsidRPr="00465E01">
        <w:rPr>
          <w:rFonts w:ascii="Times New Roman" w:eastAsia="굴림" w:hAnsi="Times New Roman"/>
          <w:kern w:val="0"/>
          <w:sz w:val="24"/>
          <w:szCs w:val="24"/>
        </w:rPr>
        <w:t>Cançado</w:t>
      </w:r>
      <w:proofErr w:type="spellEnd"/>
      <w:r w:rsidRPr="00465E01">
        <w:rPr>
          <w:rFonts w:ascii="Times New Roman" w:eastAsia="굴림" w:hAnsi="Times New Roman"/>
          <w:kern w:val="0"/>
          <w:sz w:val="24"/>
          <w:szCs w:val="24"/>
        </w:rPr>
        <w:t>, L. G., Salazar-</w:t>
      </w:r>
      <w:proofErr w:type="spellStart"/>
      <w:r w:rsidRPr="00465E01">
        <w:rPr>
          <w:rFonts w:ascii="Times New Roman" w:eastAsia="굴림" w:hAnsi="Times New Roman"/>
          <w:kern w:val="0"/>
          <w:sz w:val="24"/>
          <w:szCs w:val="24"/>
        </w:rPr>
        <w:t>Bloise</w:t>
      </w:r>
      <w:proofErr w:type="spellEnd"/>
      <w:r w:rsidRPr="00465E01">
        <w:rPr>
          <w:rFonts w:ascii="Times New Roman" w:eastAsia="굴림" w:hAnsi="Times New Roman"/>
          <w:kern w:val="0"/>
          <w:sz w:val="24"/>
          <w:szCs w:val="24"/>
        </w:rPr>
        <w:t xml:space="preserve">, F., &amp; </w:t>
      </w:r>
      <w:proofErr w:type="spellStart"/>
      <w:r w:rsidRPr="00465E01">
        <w:rPr>
          <w:rFonts w:ascii="Times New Roman" w:eastAsia="굴림" w:hAnsi="Times New Roman"/>
          <w:kern w:val="0"/>
          <w:sz w:val="24"/>
          <w:szCs w:val="24"/>
        </w:rPr>
        <w:t>Dogariu</w:t>
      </w:r>
      <w:proofErr w:type="spellEnd"/>
      <w:r w:rsidRPr="00465E01">
        <w:rPr>
          <w:rFonts w:ascii="Times New Roman" w:eastAsia="굴림" w:hAnsi="Times New Roman"/>
          <w:kern w:val="0"/>
          <w:sz w:val="24"/>
          <w:szCs w:val="24"/>
        </w:rPr>
        <w:t xml:space="preserve">, A. Near-field coherence reveals defect densities in atomic monolayers. </w:t>
      </w:r>
      <w:r w:rsidRPr="00465E01">
        <w:rPr>
          <w:rFonts w:ascii="Times New Roman" w:eastAsia="굴림" w:hAnsi="Times New Roman"/>
          <w:i/>
          <w:iCs/>
          <w:kern w:val="0"/>
          <w:sz w:val="24"/>
          <w:szCs w:val="24"/>
        </w:rPr>
        <w:t>Optica</w:t>
      </w:r>
      <w:r w:rsidRPr="00465E01">
        <w:rPr>
          <w:rFonts w:ascii="Times New Roman" w:eastAsia="굴림" w:hAnsi="Times New Roman"/>
          <w:kern w:val="0"/>
          <w:sz w:val="24"/>
          <w:szCs w:val="24"/>
        </w:rPr>
        <w:t xml:space="preserve">, </w:t>
      </w:r>
      <w:r w:rsidRPr="00465E01">
        <w:rPr>
          <w:rFonts w:ascii="Times New Roman" w:eastAsia="굴림" w:hAnsi="Times New Roman"/>
          <w:i/>
          <w:iCs/>
          <w:kern w:val="0"/>
          <w:sz w:val="24"/>
          <w:szCs w:val="24"/>
        </w:rPr>
        <w:t>4</w:t>
      </w:r>
      <w:r w:rsidRPr="00465E01">
        <w:rPr>
          <w:rFonts w:ascii="Times New Roman" w:eastAsia="굴림" w:hAnsi="Times New Roman"/>
          <w:kern w:val="0"/>
          <w:sz w:val="24"/>
          <w:szCs w:val="24"/>
        </w:rPr>
        <w:t>(5), (2017).</w:t>
      </w:r>
    </w:p>
    <w:p w14:paraId="673B0307" w14:textId="62AA8645" w:rsidR="0018010A" w:rsidRPr="00603A37" w:rsidRDefault="0018010A" w:rsidP="0018010A">
      <w:pPr>
        <w:widowControl/>
        <w:wordWrap/>
        <w:autoSpaceDE/>
        <w:autoSpaceDN/>
        <w:spacing w:after="0" w:line="360" w:lineRule="auto"/>
        <w:rPr>
          <w:rFonts w:ascii="Times New Roman" w:eastAsia="굴림" w:hAnsi="Times New Roman"/>
          <w:kern w:val="0"/>
          <w:sz w:val="24"/>
          <w:szCs w:val="24"/>
        </w:rPr>
      </w:pPr>
      <w:r w:rsidRPr="00603A37">
        <w:rPr>
          <w:rFonts w:ascii="Times New Roman" w:hAnsi="Times New Roman"/>
          <w:bCs/>
          <w:sz w:val="24"/>
          <w:szCs w:val="24"/>
        </w:rPr>
        <w:t>[</w:t>
      </w:r>
      <w:ins w:id="575" w:author="choi young" w:date="2021-12-29T13:06:00Z">
        <w:r w:rsidR="00A43B45">
          <w:rPr>
            <w:rFonts w:ascii="Times New Roman" w:hAnsi="Times New Roman"/>
            <w:bCs/>
            <w:sz w:val="24"/>
            <w:szCs w:val="24"/>
          </w:rPr>
          <w:t>14</w:t>
        </w:r>
      </w:ins>
      <w:r w:rsidRPr="00603A37">
        <w:rPr>
          <w:rFonts w:ascii="Times New Roman" w:hAnsi="Times New Roman"/>
          <w:bCs/>
          <w:sz w:val="24"/>
          <w:szCs w:val="24"/>
        </w:rPr>
        <w:t xml:space="preserve">] </w:t>
      </w:r>
      <w:proofErr w:type="spellStart"/>
      <w:r w:rsidRPr="00603A37">
        <w:rPr>
          <w:rFonts w:ascii="Times New Roman" w:eastAsia="굴림" w:hAnsi="Times New Roman"/>
          <w:kern w:val="0"/>
          <w:sz w:val="24"/>
          <w:szCs w:val="24"/>
        </w:rPr>
        <w:t>Cançado</w:t>
      </w:r>
      <w:proofErr w:type="spellEnd"/>
      <w:r w:rsidRPr="00603A37">
        <w:rPr>
          <w:rFonts w:ascii="Times New Roman" w:eastAsia="굴림" w:hAnsi="Times New Roman"/>
          <w:kern w:val="0"/>
          <w:sz w:val="24"/>
          <w:szCs w:val="24"/>
        </w:rPr>
        <w:t xml:space="preserve">, L. G., Naraghi, R. R., &amp; </w:t>
      </w:r>
      <w:proofErr w:type="spellStart"/>
      <w:r w:rsidRPr="00603A37">
        <w:rPr>
          <w:rFonts w:ascii="Times New Roman" w:eastAsia="굴림" w:hAnsi="Times New Roman"/>
          <w:kern w:val="0"/>
          <w:sz w:val="24"/>
          <w:szCs w:val="24"/>
        </w:rPr>
        <w:t>Dogariu</w:t>
      </w:r>
      <w:proofErr w:type="spellEnd"/>
      <w:r w:rsidRPr="00603A37">
        <w:rPr>
          <w:rFonts w:ascii="Times New Roman" w:eastAsia="굴림" w:hAnsi="Times New Roman"/>
          <w:kern w:val="0"/>
          <w:sz w:val="24"/>
          <w:szCs w:val="24"/>
        </w:rPr>
        <w:t xml:space="preserve">, A. Passive near-field imaging with pseudo-thermal sources. </w:t>
      </w:r>
      <w:r w:rsidRPr="00603A37">
        <w:rPr>
          <w:rFonts w:ascii="Times New Roman" w:eastAsia="굴림" w:hAnsi="Times New Roman"/>
          <w:i/>
          <w:iCs/>
          <w:kern w:val="0"/>
          <w:sz w:val="24"/>
          <w:szCs w:val="24"/>
        </w:rPr>
        <w:t>Optics Letters</w:t>
      </w:r>
      <w:r w:rsidRPr="00603A37">
        <w:rPr>
          <w:rFonts w:ascii="Times New Roman" w:eastAsia="굴림" w:hAnsi="Times New Roman"/>
          <w:kern w:val="0"/>
          <w:sz w:val="24"/>
          <w:szCs w:val="24"/>
        </w:rPr>
        <w:t xml:space="preserve">, </w:t>
      </w:r>
      <w:r w:rsidRPr="00603A37">
        <w:rPr>
          <w:rFonts w:ascii="Times New Roman" w:eastAsia="굴림" w:hAnsi="Times New Roman"/>
          <w:i/>
          <w:iCs/>
          <w:kern w:val="0"/>
          <w:sz w:val="24"/>
          <w:szCs w:val="24"/>
        </w:rPr>
        <w:t>42</w:t>
      </w:r>
      <w:r w:rsidRPr="00603A37">
        <w:rPr>
          <w:rFonts w:ascii="Times New Roman" w:eastAsia="굴림" w:hAnsi="Times New Roman"/>
          <w:kern w:val="0"/>
          <w:sz w:val="24"/>
          <w:szCs w:val="24"/>
        </w:rPr>
        <w:t>(6), 1137. (2017).</w:t>
      </w:r>
    </w:p>
    <w:p w14:paraId="25D7F95F" w14:textId="05E1DF42" w:rsidR="0018010A" w:rsidRDefault="0018010A" w:rsidP="00050557">
      <w:pPr>
        <w:spacing w:line="360" w:lineRule="auto"/>
        <w:rPr>
          <w:rFonts w:ascii="Times New Roman" w:hAnsi="Times New Roman"/>
          <w:bCs/>
          <w:sz w:val="24"/>
          <w:szCs w:val="24"/>
        </w:rPr>
      </w:pPr>
    </w:p>
    <w:p w14:paraId="453EA7F0" w14:textId="0BAA2057" w:rsidR="006F3CA7" w:rsidRPr="006F3CA7" w:rsidRDefault="006F3CA7" w:rsidP="006F3CA7">
      <w:pPr>
        <w:pStyle w:val="a4"/>
        <w:numPr>
          <w:ilvl w:val="0"/>
          <w:numId w:val="4"/>
        </w:numPr>
        <w:spacing w:line="360" w:lineRule="auto"/>
        <w:ind w:leftChars="0"/>
        <w:rPr>
          <w:rFonts w:ascii="Times New Roman" w:hAnsi="Times New Roman"/>
          <w:bCs/>
        </w:rPr>
      </w:pPr>
      <w:r>
        <w:rPr>
          <w:rFonts w:ascii="Times New Roman" w:hAnsi="Times New Roman"/>
          <w:bCs/>
        </w:rPr>
        <w:t xml:space="preserve">Demonstration of techniques to </w:t>
      </w:r>
      <w:r w:rsidRPr="006F3CA7">
        <w:rPr>
          <w:rFonts w:ascii="Times New Roman" w:hAnsi="Times New Roman"/>
          <w:bCs/>
        </w:rPr>
        <w:t>custom-control</w:t>
      </w:r>
      <w:r>
        <w:rPr>
          <w:rFonts w:ascii="Times New Roman" w:hAnsi="Times New Roman"/>
          <w:bCs/>
        </w:rPr>
        <w:t xml:space="preserve"> the</w:t>
      </w:r>
      <w:r w:rsidRPr="006F3CA7">
        <w:rPr>
          <w:rFonts w:ascii="Times New Roman" w:hAnsi="Times New Roman"/>
          <w:bCs/>
        </w:rPr>
        <w:t xml:space="preserve"> statistics of </w:t>
      </w:r>
      <w:r>
        <w:rPr>
          <w:rFonts w:ascii="Times New Roman" w:hAnsi="Times New Roman"/>
          <w:bCs/>
        </w:rPr>
        <w:t xml:space="preserve">complex </w:t>
      </w:r>
      <w:r w:rsidRPr="006F3CA7">
        <w:rPr>
          <w:rFonts w:ascii="Times New Roman" w:hAnsi="Times New Roman"/>
          <w:bCs/>
        </w:rPr>
        <w:t>light.</w:t>
      </w:r>
    </w:p>
    <w:p w14:paraId="7EFE0A39" w14:textId="0C373F10" w:rsidR="00E46FEE" w:rsidRPr="00A67B0E" w:rsidRDefault="00A67B0E" w:rsidP="00050557">
      <w:pPr>
        <w:spacing w:line="360" w:lineRule="auto"/>
        <w:rPr>
          <w:rFonts w:ascii="Times New Roman" w:hAnsi="Times New Roman"/>
          <w:bCs/>
          <w:sz w:val="24"/>
          <w:szCs w:val="24"/>
        </w:rPr>
      </w:pPr>
      <w:r w:rsidRPr="00A67B0E">
        <w:rPr>
          <w:rFonts w:ascii="Times New Roman" w:hAnsi="Times New Roman"/>
          <w:color w:val="222222"/>
          <w:sz w:val="24"/>
          <w:szCs w:val="24"/>
          <w:shd w:val="clear" w:color="auto" w:fill="FFFFFF"/>
        </w:rPr>
        <w:t>[</w:t>
      </w:r>
      <w:ins w:id="576" w:author="choi young" w:date="2021-12-29T13:06:00Z">
        <w:r w:rsidR="00A43B45">
          <w:rPr>
            <w:rFonts w:ascii="Times New Roman" w:hAnsi="Times New Roman"/>
            <w:color w:val="222222"/>
            <w:sz w:val="24"/>
            <w:szCs w:val="24"/>
            <w:shd w:val="clear" w:color="auto" w:fill="FFFFFF"/>
          </w:rPr>
          <w:t>15</w:t>
        </w:r>
      </w:ins>
      <w:r w:rsidRPr="00A67B0E">
        <w:rPr>
          <w:rFonts w:ascii="Times New Roman" w:hAnsi="Times New Roman"/>
          <w:color w:val="222222"/>
          <w:sz w:val="24"/>
          <w:szCs w:val="24"/>
          <w:shd w:val="clear" w:color="auto" w:fill="FFFFFF"/>
        </w:rPr>
        <w:t xml:space="preserve">] Bender, N., </w:t>
      </w:r>
      <w:proofErr w:type="spellStart"/>
      <w:r w:rsidRPr="00A67B0E">
        <w:rPr>
          <w:rFonts w:ascii="Times New Roman" w:hAnsi="Times New Roman"/>
          <w:color w:val="222222"/>
          <w:sz w:val="24"/>
          <w:szCs w:val="24"/>
          <w:shd w:val="clear" w:color="auto" w:fill="FFFFFF"/>
        </w:rPr>
        <w:t>Yılmaz</w:t>
      </w:r>
      <w:proofErr w:type="spellEnd"/>
      <w:r w:rsidRPr="00A67B0E">
        <w:rPr>
          <w:rFonts w:ascii="Times New Roman" w:hAnsi="Times New Roman"/>
          <w:color w:val="222222"/>
          <w:sz w:val="24"/>
          <w:szCs w:val="24"/>
          <w:shd w:val="clear" w:color="auto" w:fill="FFFFFF"/>
        </w:rPr>
        <w:t>, H., Bromberg, Y., &amp; Cao, H. Creating and controlling complex light. </w:t>
      </w:r>
      <w:r w:rsidRPr="00A67B0E">
        <w:rPr>
          <w:rFonts w:ascii="Times New Roman" w:hAnsi="Times New Roman"/>
          <w:i/>
          <w:iCs/>
          <w:color w:val="222222"/>
          <w:sz w:val="24"/>
          <w:szCs w:val="24"/>
          <w:shd w:val="clear" w:color="auto" w:fill="FFFFFF"/>
        </w:rPr>
        <w:t>APL Photonics</w:t>
      </w:r>
      <w:r w:rsidRPr="00A67B0E">
        <w:rPr>
          <w:rFonts w:ascii="Times New Roman" w:hAnsi="Times New Roman"/>
          <w:color w:val="222222"/>
          <w:sz w:val="24"/>
          <w:szCs w:val="24"/>
          <w:shd w:val="clear" w:color="auto" w:fill="FFFFFF"/>
        </w:rPr>
        <w:t>, </w:t>
      </w:r>
      <w:r w:rsidRPr="00A67B0E">
        <w:rPr>
          <w:rFonts w:ascii="Times New Roman" w:hAnsi="Times New Roman"/>
          <w:i/>
          <w:iCs/>
          <w:color w:val="222222"/>
          <w:sz w:val="24"/>
          <w:szCs w:val="24"/>
          <w:shd w:val="clear" w:color="auto" w:fill="FFFFFF"/>
        </w:rPr>
        <w:t>4</w:t>
      </w:r>
      <w:r w:rsidRPr="00A67B0E">
        <w:rPr>
          <w:rFonts w:ascii="Times New Roman" w:hAnsi="Times New Roman"/>
          <w:color w:val="222222"/>
          <w:sz w:val="24"/>
          <w:szCs w:val="24"/>
          <w:shd w:val="clear" w:color="auto" w:fill="FFFFFF"/>
        </w:rPr>
        <w:t>(11), 110806</w:t>
      </w:r>
      <w:r>
        <w:rPr>
          <w:rFonts w:ascii="Times New Roman" w:hAnsi="Times New Roman"/>
          <w:color w:val="222222"/>
          <w:sz w:val="24"/>
          <w:szCs w:val="24"/>
          <w:shd w:val="clear" w:color="auto" w:fill="FFFFFF"/>
        </w:rPr>
        <w:t xml:space="preserve">, </w:t>
      </w:r>
      <w:r w:rsidRPr="00A67B0E">
        <w:rPr>
          <w:rFonts w:ascii="Times New Roman" w:hAnsi="Times New Roman"/>
          <w:color w:val="222222"/>
          <w:sz w:val="24"/>
          <w:szCs w:val="24"/>
          <w:shd w:val="clear" w:color="auto" w:fill="FFFFFF"/>
        </w:rPr>
        <w:t>(2019).</w:t>
      </w:r>
    </w:p>
    <w:p w14:paraId="3676D91F" w14:textId="0EF418ED" w:rsidR="00A67B0E" w:rsidRPr="009A4CED" w:rsidRDefault="00A67B0E" w:rsidP="00A67B0E">
      <w:pPr>
        <w:spacing w:line="360" w:lineRule="auto"/>
        <w:rPr>
          <w:rFonts w:ascii="Times New Roman" w:hAnsi="Times New Roman"/>
          <w:bCs/>
          <w:sz w:val="24"/>
          <w:szCs w:val="24"/>
        </w:rPr>
      </w:pPr>
      <w:r w:rsidRPr="009A4CED">
        <w:rPr>
          <w:rFonts w:ascii="Times New Roman" w:hAnsi="Times New Roman"/>
          <w:bCs/>
          <w:sz w:val="24"/>
          <w:szCs w:val="24"/>
        </w:rPr>
        <w:t>[</w:t>
      </w:r>
      <w:ins w:id="577" w:author="choi young" w:date="2021-12-29T13:06:00Z">
        <w:r w:rsidR="00A43B45">
          <w:rPr>
            <w:rFonts w:ascii="Times New Roman" w:hAnsi="Times New Roman"/>
            <w:bCs/>
            <w:sz w:val="24"/>
            <w:szCs w:val="24"/>
          </w:rPr>
          <w:t>16</w:t>
        </w:r>
      </w:ins>
      <w:r w:rsidRPr="009A4CED">
        <w:rPr>
          <w:rFonts w:ascii="Times New Roman" w:hAnsi="Times New Roman"/>
          <w:bCs/>
          <w:sz w:val="24"/>
          <w:szCs w:val="24"/>
        </w:rPr>
        <w:t xml:space="preserve">] </w:t>
      </w:r>
      <w:r w:rsidRPr="009A4CED">
        <w:rPr>
          <w:rFonts w:ascii="Times New Roman" w:hAnsi="Times New Roman"/>
          <w:color w:val="222222"/>
          <w:sz w:val="24"/>
          <w:szCs w:val="24"/>
          <w:shd w:val="clear" w:color="auto" w:fill="FFFFFF"/>
        </w:rPr>
        <w:t xml:space="preserve">Bender, N., </w:t>
      </w:r>
      <w:proofErr w:type="spellStart"/>
      <w:r w:rsidRPr="009A4CED">
        <w:rPr>
          <w:rFonts w:ascii="Times New Roman" w:hAnsi="Times New Roman"/>
          <w:color w:val="222222"/>
          <w:sz w:val="24"/>
          <w:szCs w:val="24"/>
          <w:shd w:val="clear" w:color="auto" w:fill="FFFFFF"/>
        </w:rPr>
        <w:t>Yılmaz</w:t>
      </w:r>
      <w:proofErr w:type="spellEnd"/>
      <w:r w:rsidRPr="009A4CED">
        <w:rPr>
          <w:rFonts w:ascii="Times New Roman" w:hAnsi="Times New Roman"/>
          <w:color w:val="222222"/>
          <w:sz w:val="24"/>
          <w:szCs w:val="24"/>
          <w:shd w:val="clear" w:color="auto" w:fill="FFFFFF"/>
        </w:rPr>
        <w:t>, H., Bromberg, Y., &amp; Cao, H. Customizing speckle intensity statistics. </w:t>
      </w:r>
      <w:r w:rsidRPr="009A4CED">
        <w:rPr>
          <w:rFonts w:ascii="Times New Roman" w:hAnsi="Times New Roman"/>
          <w:i/>
          <w:iCs/>
          <w:color w:val="222222"/>
          <w:sz w:val="24"/>
          <w:szCs w:val="24"/>
          <w:shd w:val="clear" w:color="auto" w:fill="FFFFFF"/>
        </w:rPr>
        <w:t>Optica</w:t>
      </w:r>
      <w:r w:rsidRPr="009A4CED">
        <w:rPr>
          <w:rFonts w:ascii="Times New Roman" w:hAnsi="Times New Roman"/>
          <w:color w:val="222222"/>
          <w:sz w:val="24"/>
          <w:szCs w:val="24"/>
          <w:shd w:val="clear" w:color="auto" w:fill="FFFFFF"/>
        </w:rPr>
        <w:t>, </w:t>
      </w:r>
      <w:r w:rsidRPr="009A4CED">
        <w:rPr>
          <w:rFonts w:ascii="Times New Roman" w:hAnsi="Times New Roman"/>
          <w:i/>
          <w:iCs/>
          <w:color w:val="222222"/>
          <w:sz w:val="24"/>
          <w:szCs w:val="24"/>
          <w:shd w:val="clear" w:color="auto" w:fill="FFFFFF"/>
        </w:rPr>
        <w:t>5</w:t>
      </w:r>
      <w:r w:rsidRPr="009A4CED">
        <w:rPr>
          <w:rFonts w:ascii="Times New Roman" w:hAnsi="Times New Roman"/>
          <w:color w:val="222222"/>
          <w:sz w:val="24"/>
          <w:szCs w:val="24"/>
          <w:shd w:val="clear" w:color="auto" w:fill="FFFFFF"/>
        </w:rPr>
        <w:t>(5), 595-600</w:t>
      </w:r>
      <w:r>
        <w:rPr>
          <w:rFonts w:ascii="Times New Roman" w:hAnsi="Times New Roman"/>
          <w:color w:val="222222"/>
          <w:sz w:val="24"/>
          <w:szCs w:val="24"/>
          <w:shd w:val="clear" w:color="auto" w:fill="FFFFFF"/>
        </w:rPr>
        <w:t>,</w:t>
      </w:r>
      <w:r w:rsidRPr="009A4CED">
        <w:rPr>
          <w:rFonts w:ascii="Times New Roman" w:hAnsi="Times New Roman"/>
          <w:color w:val="222222"/>
          <w:sz w:val="24"/>
          <w:szCs w:val="24"/>
          <w:shd w:val="clear" w:color="auto" w:fill="FFFFFF"/>
        </w:rPr>
        <w:t xml:space="preserve"> (2018).</w:t>
      </w:r>
    </w:p>
    <w:p w14:paraId="5D28CFF1" w14:textId="61624541" w:rsidR="00E46FEE" w:rsidRPr="00A67B0E" w:rsidRDefault="00A67B0E" w:rsidP="00050557">
      <w:pPr>
        <w:spacing w:line="360" w:lineRule="auto"/>
        <w:rPr>
          <w:rFonts w:ascii="Times New Roman" w:hAnsi="Times New Roman"/>
          <w:bCs/>
          <w:sz w:val="24"/>
          <w:szCs w:val="24"/>
        </w:rPr>
      </w:pPr>
      <w:r w:rsidRPr="00A67B0E">
        <w:rPr>
          <w:rFonts w:ascii="Times New Roman" w:hAnsi="Times New Roman"/>
          <w:bCs/>
          <w:sz w:val="24"/>
          <w:szCs w:val="24"/>
        </w:rPr>
        <w:t>[</w:t>
      </w:r>
      <w:ins w:id="578" w:author="choi young" w:date="2021-12-29T13:06:00Z">
        <w:r w:rsidR="00A43B45">
          <w:rPr>
            <w:rFonts w:ascii="Times New Roman" w:hAnsi="Times New Roman"/>
            <w:bCs/>
            <w:sz w:val="24"/>
            <w:szCs w:val="24"/>
          </w:rPr>
          <w:t>17</w:t>
        </w:r>
      </w:ins>
      <w:r w:rsidRPr="00A67B0E">
        <w:rPr>
          <w:rFonts w:ascii="Times New Roman" w:hAnsi="Times New Roman"/>
          <w:bCs/>
          <w:sz w:val="24"/>
          <w:szCs w:val="24"/>
        </w:rPr>
        <w:t xml:space="preserve">] </w:t>
      </w:r>
      <w:r w:rsidRPr="00A67B0E">
        <w:rPr>
          <w:rFonts w:ascii="Times New Roman" w:hAnsi="Times New Roman"/>
          <w:color w:val="222222"/>
          <w:sz w:val="24"/>
          <w:szCs w:val="24"/>
          <w:shd w:val="clear" w:color="auto" w:fill="FFFFFF"/>
        </w:rPr>
        <w:t>Bromberg, Y., &amp; Cao, H. (2014). Generating non-Rayleigh speckles with tailored intensity statistics. </w:t>
      </w:r>
      <w:r w:rsidRPr="00A67B0E">
        <w:rPr>
          <w:rFonts w:ascii="Times New Roman" w:hAnsi="Times New Roman"/>
          <w:i/>
          <w:iCs/>
          <w:color w:val="222222"/>
          <w:sz w:val="24"/>
          <w:szCs w:val="24"/>
          <w:shd w:val="clear" w:color="auto" w:fill="FFFFFF"/>
        </w:rPr>
        <w:t>Physical Review Letters</w:t>
      </w:r>
      <w:r w:rsidRPr="00A67B0E">
        <w:rPr>
          <w:rFonts w:ascii="Times New Roman" w:hAnsi="Times New Roman"/>
          <w:color w:val="222222"/>
          <w:sz w:val="24"/>
          <w:szCs w:val="24"/>
          <w:shd w:val="clear" w:color="auto" w:fill="FFFFFF"/>
        </w:rPr>
        <w:t>, </w:t>
      </w:r>
      <w:r w:rsidRPr="00A67B0E">
        <w:rPr>
          <w:rFonts w:ascii="Times New Roman" w:hAnsi="Times New Roman"/>
          <w:i/>
          <w:iCs/>
          <w:color w:val="222222"/>
          <w:sz w:val="24"/>
          <w:szCs w:val="24"/>
          <w:shd w:val="clear" w:color="auto" w:fill="FFFFFF"/>
        </w:rPr>
        <w:t>112</w:t>
      </w:r>
      <w:r w:rsidRPr="00A67B0E">
        <w:rPr>
          <w:rFonts w:ascii="Times New Roman" w:hAnsi="Times New Roman"/>
          <w:color w:val="222222"/>
          <w:sz w:val="24"/>
          <w:szCs w:val="24"/>
          <w:shd w:val="clear" w:color="auto" w:fill="FFFFFF"/>
        </w:rPr>
        <w:t>(21), 213904.</w:t>
      </w:r>
    </w:p>
    <w:p w14:paraId="797F5597" w14:textId="0357FEEA" w:rsidR="00656782" w:rsidRDefault="00656782" w:rsidP="00050557">
      <w:pPr>
        <w:spacing w:line="360" w:lineRule="auto"/>
        <w:rPr>
          <w:rFonts w:ascii="Times New Roman" w:hAnsi="Times New Roman"/>
          <w:bCs/>
          <w:sz w:val="24"/>
          <w:szCs w:val="24"/>
        </w:rPr>
      </w:pPr>
      <w:r w:rsidRPr="006B51A0">
        <w:rPr>
          <w:rFonts w:ascii="Times New Roman" w:hAnsi="Times New Roman" w:hint="eastAsia"/>
          <w:b/>
          <w:sz w:val="24"/>
          <w:szCs w:val="24"/>
        </w:rPr>
        <w:lastRenderedPageBreak/>
        <w:t>R</w:t>
      </w:r>
      <w:r w:rsidRPr="006B51A0">
        <w:rPr>
          <w:rFonts w:ascii="Times New Roman" w:hAnsi="Times New Roman"/>
          <w:b/>
          <w:sz w:val="24"/>
          <w:szCs w:val="24"/>
        </w:rPr>
        <w:t>2.2.</w:t>
      </w:r>
      <w:r>
        <w:rPr>
          <w:rFonts w:ascii="Times New Roman" w:hAnsi="Times New Roman"/>
          <w:bCs/>
          <w:sz w:val="24"/>
          <w:szCs w:val="24"/>
        </w:rPr>
        <w:t xml:space="preserve"> </w:t>
      </w:r>
      <w:r w:rsidR="006B51A0" w:rsidRPr="00A918FF">
        <w:rPr>
          <w:rFonts w:ascii="Times New Roman" w:hAnsi="Times New Roman"/>
          <w:b/>
          <w:sz w:val="24"/>
          <w:szCs w:val="24"/>
        </w:rPr>
        <w:t xml:space="preserve">Fluorescence fluctuation dynamics </w:t>
      </w:r>
      <w:r w:rsidR="006B51A0">
        <w:rPr>
          <w:rFonts w:ascii="Times New Roman" w:hAnsi="Times New Roman"/>
          <w:b/>
          <w:sz w:val="24"/>
          <w:szCs w:val="24"/>
        </w:rPr>
        <w:t>induced</w:t>
      </w:r>
      <w:r w:rsidR="006B51A0" w:rsidRPr="00A918FF">
        <w:rPr>
          <w:rFonts w:ascii="Times New Roman" w:hAnsi="Times New Roman"/>
          <w:b/>
          <w:sz w:val="24"/>
          <w:szCs w:val="24"/>
        </w:rPr>
        <w:t xml:space="preserve"> by dynamic near-field speckle illumination: intensity statistics and its implication on the spatial resolution of the final NS-SOFI image.</w:t>
      </w:r>
    </w:p>
    <w:p w14:paraId="241893CE" w14:textId="65FFB2EF" w:rsidR="0079071F" w:rsidRPr="0079071F" w:rsidRDefault="0079071F" w:rsidP="00050557">
      <w:pPr>
        <w:spacing w:line="360" w:lineRule="auto"/>
        <w:rPr>
          <w:rFonts w:ascii="Times New Roman" w:hAnsi="Times New Roman"/>
          <w:bCs/>
          <w:sz w:val="24"/>
          <w:szCs w:val="24"/>
        </w:rPr>
      </w:pPr>
      <w:r w:rsidRPr="0015114A">
        <w:rPr>
          <w:rFonts w:ascii="Times New Roman" w:hAnsi="Times New Roman" w:hint="eastAsia"/>
          <w:b/>
          <w:sz w:val="24"/>
          <w:szCs w:val="24"/>
        </w:rPr>
        <w:t>R</w:t>
      </w:r>
      <w:r w:rsidRPr="0015114A">
        <w:rPr>
          <w:rFonts w:ascii="Times New Roman" w:hAnsi="Times New Roman"/>
          <w:b/>
          <w:sz w:val="24"/>
          <w:szCs w:val="24"/>
        </w:rPr>
        <w:t>2.2.1.</w:t>
      </w:r>
      <w:r>
        <w:rPr>
          <w:rFonts w:ascii="Times New Roman" w:hAnsi="Times New Roman"/>
          <w:bCs/>
          <w:sz w:val="24"/>
          <w:szCs w:val="24"/>
        </w:rPr>
        <w:t xml:space="preserve"> Reviewer 2’s comments to be addressed</w:t>
      </w:r>
    </w:p>
    <w:p w14:paraId="6A37CE48" w14:textId="28591DC4" w:rsidR="00050557" w:rsidRDefault="000C096D" w:rsidP="00780E4C">
      <w:pPr>
        <w:widowControl/>
        <w:shd w:val="clear" w:color="auto" w:fill="FFFFFF"/>
        <w:wordWrap/>
        <w:autoSpaceDE/>
        <w:autoSpaceDN/>
        <w:spacing w:after="0" w:line="360" w:lineRule="auto"/>
        <w:ind w:firstLine="800"/>
        <w:jc w:val="left"/>
        <w:rPr>
          <w:rFonts w:ascii="Times New Roman" w:eastAsia="Meiryo" w:hAnsi="Times New Roman"/>
          <w:color w:val="000000"/>
          <w:kern w:val="0"/>
          <w:sz w:val="24"/>
          <w:szCs w:val="24"/>
        </w:rPr>
      </w:pPr>
      <w:r w:rsidRPr="000C096D">
        <w:rPr>
          <w:rFonts w:ascii="Times New Roman" w:eastAsia="Meiryo" w:hAnsi="Times New Roman"/>
          <w:color w:val="000000"/>
          <w:kern w:val="0"/>
          <w:sz w:val="24"/>
          <w:szCs w:val="24"/>
        </w:rPr>
        <w:t xml:space="preserve">The first question I have relates to the </w:t>
      </w:r>
      <w:r w:rsidRPr="006B51A0">
        <w:rPr>
          <w:rFonts w:ascii="Times New Roman" w:eastAsia="Meiryo" w:hAnsi="Times New Roman"/>
          <w:color w:val="000000"/>
          <w:kern w:val="0"/>
          <w:sz w:val="24"/>
          <w:szCs w:val="24"/>
          <w:u w:val="single"/>
        </w:rPr>
        <w:t>experimental setting shown in Fig1</w:t>
      </w:r>
      <w:r w:rsidRPr="000C096D">
        <w:rPr>
          <w:rFonts w:ascii="Times New Roman" w:eastAsia="Meiryo" w:hAnsi="Times New Roman"/>
          <w:color w:val="000000"/>
          <w:kern w:val="0"/>
          <w:sz w:val="24"/>
          <w:szCs w:val="24"/>
        </w:rPr>
        <w:t xml:space="preserve">. </w:t>
      </w:r>
      <w:r w:rsidRPr="006B51A0">
        <w:rPr>
          <w:rFonts w:ascii="Times New Roman" w:eastAsia="Meiryo" w:hAnsi="Times New Roman"/>
          <w:color w:val="000000"/>
          <w:kern w:val="0"/>
          <w:sz w:val="24"/>
          <w:szCs w:val="24"/>
          <w:u w:val="single"/>
        </w:rPr>
        <w:t>How are the NF speckles generated?</w:t>
      </w:r>
      <w:r w:rsidRPr="000C096D">
        <w:rPr>
          <w:rFonts w:ascii="Times New Roman" w:eastAsia="Meiryo" w:hAnsi="Times New Roman"/>
          <w:color w:val="000000"/>
          <w:kern w:val="0"/>
          <w:sz w:val="24"/>
          <w:szCs w:val="24"/>
        </w:rPr>
        <w:t xml:space="preserve"> </w:t>
      </w:r>
      <w:r w:rsidRPr="006B51A0">
        <w:rPr>
          <w:rFonts w:ascii="Times New Roman" w:eastAsia="Meiryo" w:hAnsi="Times New Roman"/>
          <w:color w:val="000000"/>
          <w:kern w:val="0"/>
          <w:sz w:val="24"/>
          <w:szCs w:val="24"/>
          <w:u w:val="single"/>
        </w:rPr>
        <w:t>What is the “turbid medium”? What are its “turbid” properties?</w:t>
      </w:r>
      <w:r w:rsidRPr="000C096D">
        <w:rPr>
          <w:rFonts w:ascii="Times New Roman" w:eastAsia="Meiryo" w:hAnsi="Times New Roman"/>
          <w:color w:val="000000"/>
          <w:kern w:val="0"/>
          <w:sz w:val="24"/>
          <w:szCs w:val="24"/>
        </w:rPr>
        <w:t>  What they insure that only “</w:t>
      </w:r>
      <w:proofErr w:type="spellStart"/>
      <w:r w:rsidRPr="000C096D">
        <w:rPr>
          <w:rFonts w:ascii="Times New Roman" w:eastAsia="Meiryo" w:hAnsi="Times New Roman"/>
          <w:color w:val="000000"/>
          <w:kern w:val="0"/>
          <w:sz w:val="24"/>
          <w:szCs w:val="24"/>
        </w:rPr>
        <w:t>subdiffraction</w:t>
      </w:r>
      <w:proofErr w:type="spellEnd"/>
      <w:r w:rsidRPr="000C096D">
        <w:rPr>
          <w:rFonts w:ascii="Times New Roman" w:eastAsia="Meiryo" w:hAnsi="Times New Roman"/>
          <w:color w:val="000000"/>
          <w:kern w:val="0"/>
          <w:sz w:val="24"/>
          <w:szCs w:val="24"/>
        </w:rPr>
        <w:t>” components contribute to what is measured in the NF? Does the probe itself affect the measurement? There are many practical aspects that can modify a measured correlation function.</w:t>
      </w:r>
    </w:p>
    <w:p w14:paraId="640CAE69" w14:textId="77777777" w:rsidR="002231FD" w:rsidRPr="00573914" w:rsidRDefault="002231FD" w:rsidP="002231FD">
      <w:pPr>
        <w:widowControl/>
        <w:shd w:val="clear" w:color="auto" w:fill="FFFFFF"/>
        <w:wordWrap/>
        <w:autoSpaceDE/>
        <w:autoSpaceDN/>
        <w:spacing w:after="0" w:line="360" w:lineRule="auto"/>
        <w:ind w:firstLineChars="50" w:firstLine="120"/>
        <w:jc w:val="left"/>
        <w:rPr>
          <w:rFonts w:ascii="Times New Roman" w:hAnsi="Times New Roman"/>
          <w:bCs/>
          <w:sz w:val="24"/>
          <w:szCs w:val="24"/>
        </w:rPr>
      </w:pPr>
    </w:p>
    <w:p w14:paraId="500D5ACB" w14:textId="2EEE8DC2" w:rsidR="000263B8" w:rsidRPr="000263B8" w:rsidRDefault="006B51A0" w:rsidP="000263B8">
      <w:pPr>
        <w:spacing w:line="360" w:lineRule="auto"/>
        <w:rPr>
          <w:rFonts w:ascii="Times New Roman" w:hAnsi="Times New Roman"/>
          <w:bCs/>
          <w:sz w:val="24"/>
          <w:szCs w:val="24"/>
        </w:rPr>
      </w:pPr>
      <w:r w:rsidRPr="0015114A">
        <w:rPr>
          <w:rFonts w:ascii="Times New Roman" w:hAnsi="Times New Roman" w:hint="eastAsia"/>
          <w:b/>
          <w:sz w:val="24"/>
          <w:szCs w:val="24"/>
        </w:rPr>
        <w:t>R</w:t>
      </w:r>
      <w:r w:rsidRPr="0015114A">
        <w:rPr>
          <w:rFonts w:ascii="Times New Roman" w:hAnsi="Times New Roman"/>
          <w:b/>
          <w:sz w:val="24"/>
          <w:szCs w:val="24"/>
        </w:rPr>
        <w:t>2.2.2</w:t>
      </w:r>
      <w:r w:rsidR="0015114A" w:rsidRPr="0015114A">
        <w:rPr>
          <w:rFonts w:ascii="Times New Roman" w:hAnsi="Times New Roman"/>
          <w:b/>
          <w:sz w:val="24"/>
          <w:szCs w:val="24"/>
        </w:rPr>
        <w:t xml:space="preserve"> Reply to R2.2.1.</w:t>
      </w:r>
      <w:r w:rsidR="0015114A">
        <w:rPr>
          <w:rFonts w:ascii="Times New Roman" w:hAnsi="Times New Roman"/>
          <w:bCs/>
          <w:sz w:val="24"/>
          <w:szCs w:val="24"/>
        </w:rPr>
        <w:t xml:space="preserve"> </w:t>
      </w:r>
      <w:r w:rsidR="002231FD" w:rsidRPr="002231FD">
        <w:rPr>
          <w:rFonts w:ascii="Times New Roman" w:hAnsi="Times New Roman"/>
          <w:b/>
          <w:sz w:val="24"/>
          <w:szCs w:val="24"/>
        </w:rPr>
        <w:t>a</w:t>
      </w:r>
      <w:r w:rsidR="002231FD">
        <w:rPr>
          <w:rFonts w:ascii="Times New Roman" w:hAnsi="Times New Roman"/>
          <w:bCs/>
          <w:sz w:val="24"/>
          <w:szCs w:val="24"/>
        </w:rPr>
        <w:t xml:space="preserve">. </w:t>
      </w:r>
      <w:r w:rsidR="0015114A">
        <w:rPr>
          <w:rFonts w:ascii="Times New Roman" w:hAnsi="Times New Roman"/>
          <w:bCs/>
          <w:sz w:val="24"/>
          <w:szCs w:val="24"/>
        </w:rPr>
        <w:t xml:space="preserve">Definition of </w:t>
      </w:r>
      <w:r w:rsidR="00E22D7E">
        <w:rPr>
          <w:rFonts w:ascii="Times New Roman" w:hAnsi="Times New Roman"/>
          <w:bCs/>
          <w:sz w:val="24"/>
          <w:szCs w:val="24"/>
        </w:rPr>
        <w:t>“</w:t>
      </w:r>
      <w:r w:rsidR="0015114A">
        <w:rPr>
          <w:rFonts w:ascii="Times New Roman" w:hAnsi="Times New Roman"/>
          <w:bCs/>
          <w:sz w:val="24"/>
          <w:szCs w:val="24"/>
        </w:rPr>
        <w:t xml:space="preserve">turbid </w:t>
      </w:r>
      <w:r w:rsidR="008E29AC">
        <w:rPr>
          <w:rFonts w:ascii="Times New Roman" w:hAnsi="Times New Roman"/>
          <w:bCs/>
          <w:sz w:val="24"/>
          <w:szCs w:val="24"/>
        </w:rPr>
        <w:t>medium</w:t>
      </w:r>
      <w:r w:rsidR="00E22D7E">
        <w:rPr>
          <w:rFonts w:ascii="Times New Roman" w:hAnsi="Times New Roman"/>
          <w:bCs/>
          <w:sz w:val="24"/>
          <w:szCs w:val="24"/>
        </w:rPr>
        <w:t>”</w:t>
      </w:r>
      <w:r w:rsidR="008E29AC">
        <w:rPr>
          <w:rFonts w:ascii="Times New Roman" w:hAnsi="Times New Roman"/>
          <w:bCs/>
          <w:sz w:val="24"/>
          <w:szCs w:val="24"/>
        </w:rPr>
        <w:t xml:space="preserve"> and its physical properties</w:t>
      </w:r>
    </w:p>
    <w:p w14:paraId="2B60EE5F" w14:textId="77777777" w:rsidR="000263B8" w:rsidRDefault="000263B8" w:rsidP="000263B8">
      <w:pPr>
        <w:spacing w:line="360" w:lineRule="auto"/>
        <w:jc w:val="center"/>
        <w:rPr>
          <w:rFonts w:ascii="Times New Roman" w:hAnsi="Times New Roman"/>
          <w:sz w:val="24"/>
          <w:szCs w:val="24"/>
        </w:rPr>
      </w:pPr>
      <w:r>
        <w:rPr>
          <w:noProof/>
        </w:rPr>
        <w:drawing>
          <wp:inline distT="0" distB="0" distL="0" distR="0" wp14:anchorId="26D5CF19" wp14:editId="0292CEE1">
            <wp:extent cx="5791200" cy="377569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30762" cy="3801483"/>
                    </a:xfrm>
                    <a:prstGeom prst="rect">
                      <a:avLst/>
                    </a:prstGeom>
                  </pic:spPr>
                </pic:pic>
              </a:graphicData>
            </a:graphic>
          </wp:inline>
        </w:drawing>
      </w:r>
    </w:p>
    <w:p w14:paraId="2612D5F1" w14:textId="368E0EC8" w:rsidR="00B62B60" w:rsidRPr="00B62B60" w:rsidRDefault="000263B8" w:rsidP="000263B8">
      <w:pPr>
        <w:spacing w:line="360" w:lineRule="auto"/>
        <w:rPr>
          <w:rFonts w:ascii="Times New Roman" w:hAnsi="Times New Roman"/>
          <w:bCs/>
          <w:color w:val="FF0000"/>
          <w:sz w:val="24"/>
          <w:szCs w:val="24"/>
        </w:rPr>
      </w:pPr>
      <w:r w:rsidRPr="00975627">
        <w:rPr>
          <w:rFonts w:ascii="Times New Roman" w:hAnsi="Times New Roman" w:hint="eastAsia"/>
          <w:b/>
          <w:bCs/>
          <w:sz w:val="24"/>
          <w:szCs w:val="24"/>
        </w:rPr>
        <w:t>S</w:t>
      </w:r>
      <w:r w:rsidRPr="00975627">
        <w:rPr>
          <w:rFonts w:ascii="Times New Roman" w:hAnsi="Times New Roman"/>
          <w:b/>
          <w:bCs/>
          <w:sz w:val="24"/>
          <w:szCs w:val="24"/>
        </w:rPr>
        <w:t>upporting Figure S1. Detailed information of the disordered substrates used in this study.</w:t>
      </w:r>
      <w:r w:rsidR="00B62B60" w:rsidRPr="00B62B60">
        <w:rPr>
          <w:rFonts w:ascii="Times New Roman" w:hAnsi="Times New Roman"/>
          <w:bCs/>
          <w:color w:val="FF0000"/>
          <w:sz w:val="24"/>
          <w:szCs w:val="24"/>
        </w:rPr>
        <w:t xml:space="preserve"> </w:t>
      </w:r>
    </w:p>
    <w:p w14:paraId="27301B27" w14:textId="459EB6BA" w:rsidR="00CC5E31" w:rsidRDefault="002231FD" w:rsidP="008315F8">
      <w:pPr>
        <w:spacing w:line="360" w:lineRule="auto"/>
        <w:ind w:firstLine="800"/>
        <w:rPr>
          <w:rFonts w:ascii="Times New Roman" w:hAnsi="Times New Roman"/>
          <w:bCs/>
          <w:sz w:val="24"/>
          <w:szCs w:val="24"/>
        </w:rPr>
      </w:pPr>
      <w:r>
        <w:rPr>
          <w:rFonts w:ascii="Times New Roman" w:hAnsi="Times New Roman"/>
          <w:bCs/>
          <w:sz w:val="24"/>
          <w:szCs w:val="24"/>
        </w:rPr>
        <w:t xml:space="preserve">First, </w:t>
      </w:r>
      <w:r w:rsidR="0022285E">
        <w:rPr>
          <w:rFonts w:ascii="Times New Roman" w:hAnsi="Times New Roman"/>
          <w:bCs/>
          <w:sz w:val="24"/>
          <w:szCs w:val="24"/>
        </w:rPr>
        <w:t>we apologize for your confusion on our terminology, and i</w:t>
      </w:r>
      <w:r w:rsidR="001155E4">
        <w:rPr>
          <w:rFonts w:ascii="Times New Roman" w:hAnsi="Times New Roman"/>
          <w:bCs/>
          <w:sz w:val="24"/>
          <w:szCs w:val="24"/>
        </w:rPr>
        <w:t xml:space="preserve">n our manuscript, </w:t>
      </w:r>
      <w:r w:rsidR="00B06117">
        <w:rPr>
          <w:rFonts w:ascii="Times New Roman" w:hAnsi="Times New Roman"/>
          <w:bCs/>
          <w:sz w:val="24"/>
          <w:szCs w:val="24"/>
        </w:rPr>
        <w:t xml:space="preserve">the term </w:t>
      </w:r>
      <w:r w:rsidR="001155E4">
        <w:rPr>
          <w:rFonts w:ascii="Times New Roman" w:hAnsi="Times New Roman"/>
          <w:bCs/>
          <w:sz w:val="24"/>
          <w:szCs w:val="24"/>
        </w:rPr>
        <w:t>‘turbid medium</w:t>
      </w:r>
      <w:r w:rsidR="00B06117">
        <w:rPr>
          <w:rFonts w:ascii="Times New Roman" w:hAnsi="Times New Roman"/>
          <w:bCs/>
          <w:sz w:val="24"/>
          <w:szCs w:val="24"/>
        </w:rPr>
        <w:t>’</w:t>
      </w:r>
      <w:r w:rsidR="001155E4">
        <w:rPr>
          <w:rFonts w:ascii="Times New Roman" w:hAnsi="Times New Roman"/>
          <w:bCs/>
          <w:sz w:val="24"/>
          <w:szCs w:val="24"/>
        </w:rPr>
        <w:t xml:space="preserve"> </w:t>
      </w:r>
      <w:r w:rsidR="00B06117">
        <w:rPr>
          <w:rFonts w:ascii="Times New Roman" w:hAnsi="Times New Roman"/>
          <w:bCs/>
          <w:sz w:val="24"/>
          <w:szCs w:val="24"/>
        </w:rPr>
        <w:t>is equal</w:t>
      </w:r>
      <w:r w:rsidR="001155E4">
        <w:rPr>
          <w:rFonts w:ascii="Times New Roman" w:hAnsi="Times New Roman"/>
          <w:bCs/>
          <w:sz w:val="24"/>
          <w:szCs w:val="24"/>
        </w:rPr>
        <w:t xml:space="preserve"> to the </w:t>
      </w:r>
      <w:r w:rsidR="00B06117">
        <w:rPr>
          <w:rFonts w:ascii="Times New Roman" w:hAnsi="Times New Roman"/>
          <w:bCs/>
          <w:sz w:val="24"/>
          <w:szCs w:val="24"/>
        </w:rPr>
        <w:t>‘disordered medium</w:t>
      </w:r>
      <w:r w:rsidR="008873C5">
        <w:rPr>
          <w:rFonts w:ascii="Times New Roman" w:hAnsi="Times New Roman"/>
          <w:bCs/>
          <w:sz w:val="24"/>
          <w:szCs w:val="24"/>
        </w:rPr>
        <w:t>’</w:t>
      </w:r>
      <w:r w:rsidR="00322C6E">
        <w:rPr>
          <w:rFonts w:ascii="Times New Roman" w:hAnsi="Times New Roman"/>
          <w:bCs/>
          <w:sz w:val="24"/>
          <w:szCs w:val="24"/>
        </w:rPr>
        <w:t>. To avoid this confusion,</w:t>
      </w:r>
      <w:r w:rsidR="008873C5">
        <w:rPr>
          <w:rFonts w:ascii="Times New Roman" w:hAnsi="Times New Roman"/>
          <w:bCs/>
          <w:sz w:val="24"/>
          <w:szCs w:val="24"/>
        </w:rPr>
        <w:t xml:space="preserve"> </w:t>
      </w:r>
      <w:r w:rsidR="009611CC">
        <w:rPr>
          <w:rFonts w:ascii="Times New Roman" w:hAnsi="Times New Roman"/>
          <w:bCs/>
          <w:sz w:val="24"/>
          <w:szCs w:val="24"/>
        </w:rPr>
        <w:t>we’ve avoided the usage</w:t>
      </w:r>
      <w:r w:rsidR="008873C5">
        <w:rPr>
          <w:rFonts w:ascii="Times New Roman" w:hAnsi="Times New Roman"/>
          <w:bCs/>
          <w:sz w:val="24"/>
          <w:szCs w:val="24"/>
        </w:rPr>
        <w:t xml:space="preserve"> </w:t>
      </w:r>
      <w:r w:rsidR="009611CC">
        <w:rPr>
          <w:rFonts w:ascii="Times New Roman" w:hAnsi="Times New Roman"/>
          <w:bCs/>
          <w:sz w:val="24"/>
          <w:szCs w:val="24"/>
        </w:rPr>
        <w:t xml:space="preserve">of </w:t>
      </w:r>
      <w:r w:rsidR="008873C5">
        <w:rPr>
          <w:rFonts w:ascii="Times New Roman" w:hAnsi="Times New Roman"/>
          <w:bCs/>
          <w:sz w:val="24"/>
          <w:szCs w:val="24"/>
        </w:rPr>
        <w:t>‘turbid’ i</w:t>
      </w:r>
      <w:r w:rsidR="009611CC">
        <w:rPr>
          <w:rFonts w:ascii="Times New Roman" w:hAnsi="Times New Roman"/>
          <w:bCs/>
          <w:sz w:val="24"/>
          <w:szCs w:val="24"/>
        </w:rPr>
        <w:t xml:space="preserve">n the revised manuscript </w:t>
      </w:r>
      <w:r w:rsidR="008315F8">
        <w:rPr>
          <w:rFonts w:ascii="Times New Roman" w:hAnsi="Times New Roman"/>
          <w:bCs/>
          <w:sz w:val="24"/>
          <w:szCs w:val="24"/>
        </w:rPr>
        <w:t xml:space="preserve">and Supporting Information </w:t>
      </w:r>
      <w:r w:rsidR="009611CC">
        <w:rPr>
          <w:rFonts w:ascii="Times New Roman" w:hAnsi="Times New Roman"/>
          <w:bCs/>
          <w:sz w:val="24"/>
          <w:szCs w:val="24"/>
        </w:rPr>
        <w:t>and used the only the expression ‘disordered’.</w:t>
      </w:r>
      <w:r w:rsidR="008873C5">
        <w:rPr>
          <w:rFonts w:ascii="Times New Roman" w:hAnsi="Times New Roman"/>
          <w:bCs/>
          <w:sz w:val="24"/>
          <w:szCs w:val="24"/>
        </w:rPr>
        <w:t xml:space="preserve"> </w:t>
      </w:r>
    </w:p>
    <w:p w14:paraId="11710AB5" w14:textId="5517E62A" w:rsidR="00CE21EA" w:rsidRDefault="002C4B1F" w:rsidP="008315F8">
      <w:pPr>
        <w:spacing w:line="360" w:lineRule="auto"/>
        <w:ind w:firstLine="800"/>
        <w:rPr>
          <w:rFonts w:ascii="Times New Roman" w:hAnsi="Times New Roman"/>
          <w:bCs/>
          <w:color w:val="FF0000"/>
          <w:sz w:val="24"/>
          <w:szCs w:val="24"/>
        </w:rPr>
      </w:pPr>
      <w:r>
        <w:rPr>
          <w:rFonts w:ascii="Times New Roman" w:hAnsi="Times New Roman"/>
          <w:bCs/>
          <w:sz w:val="24"/>
          <w:szCs w:val="24"/>
        </w:rPr>
        <w:lastRenderedPageBreak/>
        <w:t>To provide enough details</w:t>
      </w:r>
      <w:r w:rsidR="00665491">
        <w:rPr>
          <w:rFonts w:ascii="Times New Roman" w:hAnsi="Times New Roman"/>
          <w:bCs/>
          <w:sz w:val="24"/>
          <w:szCs w:val="24"/>
        </w:rPr>
        <w:t xml:space="preserve"> on the disordered substrate that act as both wavefront shaper in the near-field and the sample mount</w:t>
      </w:r>
      <w:r>
        <w:rPr>
          <w:rFonts w:ascii="Times New Roman" w:hAnsi="Times New Roman"/>
          <w:bCs/>
          <w:sz w:val="24"/>
          <w:szCs w:val="24"/>
        </w:rPr>
        <w:t>,</w:t>
      </w:r>
      <w:r w:rsidR="0022285E">
        <w:rPr>
          <w:rFonts w:ascii="Times New Roman" w:hAnsi="Times New Roman"/>
          <w:bCs/>
          <w:sz w:val="24"/>
          <w:szCs w:val="24"/>
        </w:rPr>
        <w:t xml:space="preserve"> </w:t>
      </w:r>
      <w:r w:rsidR="009923C7">
        <w:rPr>
          <w:rFonts w:ascii="Times New Roman" w:hAnsi="Times New Roman"/>
          <w:bCs/>
          <w:sz w:val="24"/>
          <w:szCs w:val="24"/>
        </w:rPr>
        <w:t>we</w:t>
      </w:r>
      <w:ins w:id="579" w:author="YongKeun (Paul) Park" w:date="2021-12-29T11:10:00Z">
        <w:r w:rsidR="00941694">
          <w:rPr>
            <w:rFonts w:ascii="Times New Roman" w:hAnsi="Times New Roman"/>
            <w:bCs/>
            <w:sz w:val="24"/>
            <w:szCs w:val="24"/>
          </w:rPr>
          <w:t xml:space="preserve"> have</w:t>
        </w:r>
      </w:ins>
      <w:del w:id="580" w:author="YongKeun (Paul) Park" w:date="2021-12-29T11:10:00Z">
        <w:r w:rsidDel="00941694">
          <w:rPr>
            <w:rFonts w:ascii="Times New Roman" w:hAnsi="Times New Roman"/>
            <w:bCs/>
            <w:sz w:val="24"/>
            <w:szCs w:val="24"/>
          </w:rPr>
          <w:delText>’ve</w:delText>
        </w:r>
      </w:del>
      <w:r>
        <w:rPr>
          <w:rFonts w:ascii="Times New Roman" w:hAnsi="Times New Roman"/>
          <w:bCs/>
          <w:sz w:val="24"/>
          <w:szCs w:val="24"/>
        </w:rPr>
        <w:t xml:space="preserve"> added a new Supporting Figure S1</w:t>
      </w:r>
      <w:r w:rsidR="00F451CD">
        <w:rPr>
          <w:rFonts w:ascii="Times New Roman" w:hAnsi="Times New Roman"/>
          <w:bCs/>
          <w:sz w:val="24"/>
          <w:szCs w:val="24"/>
        </w:rPr>
        <w:t xml:space="preserve"> to provide</w:t>
      </w:r>
      <w:r w:rsidR="009923C7">
        <w:rPr>
          <w:rFonts w:ascii="Times New Roman" w:hAnsi="Times New Roman"/>
          <w:bCs/>
          <w:sz w:val="24"/>
          <w:szCs w:val="24"/>
        </w:rPr>
        <w:t xml:space="preserve"> the detailed information of the disordered medium used in this study, which is identical to </w:t>
      </w:r>
      <w:r w:rsidR="00B62B60">
        <w:rPr>
          <w:rFonts w:ascii="Times New Roman" w:hAnsi="Times New Roman"/>
          <w:bCs/>
          <w:sz w:val="24"/>
          <w:szCs w:val="24"/>
        </w:rPr>
        <w:t>the sample</w:t>
      </w:r>
      <w:r w:rsidR="00F451CD">
        <w:rPr>
          <w:rFonts w:ascii="Times New Roman" w:hAnsi="Times New Roman"/>
          <w:bCs/>
          <w:sz w:val="24"/>
          <w:szCs w:val="24"/>
        </w:rPr>
        <w:t>s</w:t>
      </w:r>
      <w:r w:rsidR="00B62B60">
        <w:rPr>
          <w:rFonts w:ascii="Times New Roman" w:hAnsi="Times New Roman"/>
          <w:bCs/>
          <w:sz w:val="24"/>
          <w:szCs w:val="24"/>
        </w:rPr>
        <w:t xml:space="preserve"> in our previous work </w:t>
      </w:r>
      <w:r w:rsidR="00B62B60" w:rsidRPr="000443B4">
        <w:rPr>
          <w:rFonts w:ascii="Times New Roman" w:hAnsi="Times New Roman"/>
          <w:bCs/>
          <w:sz w:val="24"/>
          <w:szCs w:val="24"/>
          <w:rPrChange w:id="581" w:author="choi young" w:date="2021-12-29T13:22:00Z">
            <w:rPr>
              <w:rFonts w:ascii="Times New Roman" w:hAnsi="Times New Roman"/>
              <w:bCs/>
              <w:color w:val="FF0000"/>
              <w:sz w:val="24"/>
              <w:szCs w:val="24"/>
            </w:rPr>
          </w:rPrChange>
        </w:rPr>
        <w:t>[</w:t>
      </w:r>
      <w:r w:rsidR="00B9546E" w:rsidRPr="00CE21EA">
        <w:rPr>
          <w:rFonts w:ascii="Times New Roman" w:hAnsi="Times New Roman"/>
          <w:bCs/>
          <w:sz w:val="24"/>
          <w:szCs w:val="24"/>
          <w:rPrChange w:id="582" w:author="choi young" w:date="2021-12-29T14:29:00Z">
            <w:rPr>
              <w:rFonts w:ascii="Times New Roman" w:hAnsi="Times New Roman"/>
              <w:bCs/>
              <w:color w:val="FF0000"/>
            </w:rPr>
          </w:rPrChange>
        </w:rPr>
        <w:t xml:space="preserve">Park, J. H. </w:t>
      </w:r>
      <w:r w:rsidR="00B9546E" w:rsidRPr="00CE21EA">
        <w:rPr>
          <w:rFonts w:ascii="Times New Roman" w:hAnsi="Times New Roman"/>
          <w:bCs/>
          <w:i/>
          <w:iCs/>
          <w:sz w:val="24"/>
          <w:szCs w:val="24"/>
          <w:rPrChange w:id="583" w:author="choi young" w:date="2021-12-29T14:29:00Z">
            <w:rPr>
              <w:rFonts w:ascii="Times New Roman" w:hAnsi="Times New Roman"/>
              <w:bCs/>
              <w:i/>
              <w:iCs/>
              <w:color w:val="FF0000"/>
            </w:rPr>
          </w:rPrChange>
        </w:rPr>
        <w:t>et al.</w:t>
      </w:r>
      <w:r w:rsidR="00B9546E" w:rsidRPr="00CE21EA">
        <w:rPr>
          <w:rFonts w:ascii="Times New Roman" w:hAnsi="Times New Roman"/>
          <w:bCs/>
          <w:sz w:val="24"/>
          <w:szCs w:val="24"/>
          <w:rPrChange w:id="584" w:author="choi young" w:date="2021-12-29T14:29:00Z">
            <w:rPr>
              <w:rFonts w:ascii="Times New Roman" w:hAnsi="Times New Roman"/>
              <w:bCs/>
              <w:color w:val="FF0000"/>
            </w:rPr>
          </w:rPrChange>
        </w:rPr>
        <w:t xml:space="preserve"> </w:t>
      </w:r>
      <w:r w:rsidR="00B9546E" w:rsidRPr="00CE21EA">
        <w:rPr>
          <w:rFonts w:ascii="Times New Roman" w:hAnsi="Times New Roman"/>
          <w:bCs/>
          <w:i/>
          <w:iCs/>
          <w:sz w:val="24"/>
          <w:szCs w:val="24"/>
          <w:rPrChange w:id="585" w:author="choi young" w:date="2021-12-29T14:29:00Z">
            <w:rPr>
              <w:rFonts w:ascii="Times New Roman" w:hAnsi="Times New Roman"/>
              <w:bCs/>
              <w:i/>
              <w:iCs/>
              <w:color w:val="FF0000"/>
            </w:rPr>
          </w:rPrChange>
        </w:rPr>
        <w:t>Nat. Photonics</w:t>
      </w:r>
      <w:r w:rsidR="00B9546E" w:rsidRPr="00CE21EA">
        <w:rPr>
          <w:rFonts w:ascii="Times New Roman" w:hAnsi="Times New Roman"/>
          <w:bCs/>
          <w:sz w:val="24"/>
          <w:szCs w:val="24"/>
          <w:rPrChange w:id="586" w:author="choi young" w:date="2021-12-29T14:29:00Z">
            <w:rPr>
              <w:rFonts w:ascii="Times New Roman" w:hAnsi="Times New Roman"/>
              <w:bCs/>
              <w:color w:val="FF0000"/>
            </w:rPr>
          </w:rPrChange>
        </w:rPr>
        <w:t xml:space="preserve"> 7, 454</w:t>
      </w:r>
      <w:r w:rsidR="00B9546E" w:rsidRPr="00CE21EA">
        <w:rPr>
          <w:rFonts w:ascii="Times New Roman" w:hAnsi="Times New Roman" w:hint="eastAsia"/>
          <w:bCs/>
          <w:sz w:val="24"/>
          <w:szCs w:val="24"/>
          <w:rPrChange w:id="587" w:author="choi young" w:date="2021-12-29T14:29:00Z">
            <w:rPr>
              <w:rFonts w:ascii="Times New Roman" w:hAnsi="Times New Roman" w:hint="eastAsia"/>
              <w:bCs/>
              <w:color w:val="FF0000"/>
            </w:rPr>
          </w:rPrChange>
        </w:rPr>
        <w:t>–</w:t>
      </w:r>
      <w:r w:rsidR="00B9546E" w:rsidRPr="00CE21EA">
        <w:rPr>
          <w:rFonts w:ascii="Times New Roman" w:hAnsi="Times New Roman"/>
          <w:bCs/>
          <w:sz w:val="24"/>
          <w:szCs w:val="24"/>
          <w:rPrChange w:id="588" w:author="choi young" w:date="2021-12-29T14:29:00Z">
            <w:rPr>
              <w:rFonts w:ascii="Times New Roman" w:hAnsi="Times New Roman"/>
              <w:bCs/>
              <w:color w:val="FF0000"/>
            </w:rPr>
          </w:rPrChange>
        </w:rPr>
        <w:t>458 (2013)</w:t>
      </w:r>
      <w:r w:rsidR="00B62B60" w:rsidRPr="00CE21EA">
        <w:rPr>
          <w:rFonts w:ascii="Times New Roman" w:hAnsi="Times New Roman"/>
          <w:bCs/>
          <w:sz w:val="24"/>
          <w:szCs w:val="24"/>
          <w:rPrChange w:id="589" w:author="choi young" w:date="2021-12-29T14:29:00Z">
            <w:rPr>
              <w:rFonts w:ascii="Times New Roman" w:hAnsi="Times New Roman"/>
              <w:bCs/>
              <w:color w:val="FF0000"/>
              <w:sz w:val="24"/>
              <w:szCs w:val="24"/>
            </w:rPr>
          </w:rPrChange>
        </w:rPr>
        <w:t>]</w:t>
      </w:r>
      <w:r w:rsidR="003A30E8" w:rsidRPr="00CE21EA">
        <w:rPr>
          <w:rFonts w:ascii="Times New Roman" w:hAnsi="Times New Roman"/>
          <w:bCs/>
          <w:sz w:val="24"/>
          <w:szCs w:val="24"/>
          <w:rPrChange w:id="590" w:author="choi young" w:date="2021-12-29T14:29:00Z">
            <w:rPr>
              <w:rFonts w:ascii="Times New Roman" w:hAnsi="Times New Roman"/>
              <w:bCs/>
              <w:color w:val="FF0000"/>
              <w:sz w:val="24"/>
              <w:szCs w:val="24"/>
            </w:rPr>
          </w:rPrChange>
        </w:rPr>
        <w:t>.</w:t>
      </w:r>
      <w:r w:rsidR="00B9546E">
        <w:rPr>
          <w:rFonts w:ascii="Times New Roman" w:hAnsi="Times New Roman"/>
          <w:bCs/>
          <w:color w:val="FF0000"/>
          <w:sz w:val="24"/>
          <w:szCs w:val="24"/>
        </w:rPr>
        <w:t xml:space="preserve"> </w:t>
      </w:r>
      <w:r w:rsidR="003A30E8">
        <w:rPr>
          <w:rFonts w:ascii="Times New Roman" w:hAnsi="Times New Roman"/>
          <w:bCs/>
          <w:sz w:val="24"/>
          <w:szCs w:val="24"/>
        </w:rPr>
        <w:t xml:space="preserve">The sample preparation procedure is </w:t>
      </w:r>
      <w:r w:rsidR="00F451CD" w:rsidRPr="00F451CD">
        <w:rPr>
          <w:rFonts w:ascii="Times New Roman" w:hAnsi="Times New Roman"/>
          <w:bCs/>
          <w:sz w:val="24"/>
          <w:szCs w:val="24"/>
        </w:rPr>
        <w:t xml:space="preserve">described in the </w:t>
      </w:r>
      <w:r w:rsidR="00F451CD" w:rsidRPr="000443B4">
        <w:rPr>
          <w:rFonts w:ascii="Times New Roman" w:hAnsi="Times New Roman"/>
          <w:b/>
          <w:sz w:val="24"/>
          <w:szCs w:val="24"/>
          <w:rPrChange w:id="591" w:author="choi young" w:date="2021-12-29T13:22:00Z">
            <w:rPr>
              <w:rFonts w:ascii="Times New Roman" w:hAnsi="Times New Roman"/>
              <w:bCs/>
              <w:sz w:val="24"/>
              <w:szCs w:val="24"/>
            </w:rPr>
          </w:rPrChange>
        </w:rPr>
        <w:t>Supporting Note S1</w:t>
      </w:r>
      <w:r w:rsidR="003A30E8">
        <w:rPr>
          <w:rFonts w:ascii="Times New Roman" w:hAnsi="Times New Roman"/>
          <w:bCs/>
          <w:sz w:val="24"/>
          <w:szCs w:val="24"/>
        </w:rPr>
        <w:t xml:space="preserve">, which is </w:t>
      </w:r>
      <w:r w:rsidR="00062316">
        <w:rPr>
          <w:rFonts w:ascii="Times New Roman" w:hAnsi="Times New Roman"/>
          <w:bCs/>
          <w:sz w:val="24"/>
          <w:szCs w:val="24"/>
        </w:rPr>
        <w:t xml:space="preserve">partially </w:t>
      </w:r>
      <w:r w:rsidR="003A30E8">
        <w:rPr>
          <w:rFonts w:ascii="Times New Roman" w:hAnsi="Times New Roman"/>
          <w:bCs/>
          <w:sz w:val="24"/>
          <w:szCs w:val="24"/>
        </w:rPr>
        <w:t>reproduced here</w:t>
      </w:r>
      <w:r w:rsidR="00F451CD" w:rsidRPr="00F451CD">
        <w:rPr>
          <w:rFonts w:ascii="Times New Roman" w:hAnsi="Times New Roman"/>
          <w:bCs/>
          <w:sz w:val="24"/>
          <w:szCs w:val="24"/>
        </w:rPr>
        <w:t>.</w:t>
      </w:r>
      <w:r w:rsidR="00F451CD">
        <w:rPr>
          <w:rFonts w:ascii="Times New Roman" w:hAnsi="Times New Roman"/>
          <w:bCs/>
          <w:color w:val="FF0000"/>
          <w:sz w:val="24"/>
          <w:szCs w:val="24"/>
        </w:rPr>
        <w:t xml:space="preserve"> </w:t>
      </w:r>
    </w:p>
    <w:p w14:paraId="552BCB6C" w14:textId="587A90D8" w:rsidR="00F451CD" w:rsidRDefault="00E22D7E" w:rsidP="008315F8">
      <w:pPr>
        <w:spacing w:line="360" w:lineRule="auto"/>
        <w:rPr>
          <w:rFonts w:ascii="Times New Roman" w:hAnsi="Times New Roman"/>
          <w:bCs/>
          <w:color w:val="FF0000"/>
        </w:rPr>
      </w:pPr>
      <w:r>
        <w:rPr>
          <w:rFonts w:ascii="Times New Roman" w:hAnsi="Times New Roman"/>
          <w:b/>
          <w:bCs/>
          <w:sz w:val="24"/>
          <w:szCs w:val="24"/>
        </w:rPr>
        <w:t>“</w:t>
      </w:r>
      <w:r w:rsidR="00062316" w:rsidRPr="00975627">
        <w:rPr>
          <w:rFonts w:ascii="Times New Roman" w:hAnsi="Times New Roman"/>
          <w:b/>
          <w:bCs/>
          <w:sz w:val="24"/>
          <w:szCs w:val="24"/>
        </w:rPr>
        <w:t>Supporting Note S1.</w:t>
      </w:r>
      <w:r w:rsidR="00062316">
        <w:rPr>
          <w:rFonts w:ascii="Times New Roman" w:hAnsi="Times New Roman"/>
          <w:sz w:val="24"/>
          <w:szCs w:val="24"/>
        </w:rPr>
        <w:t xml:space="preserve"> </w:t>
      </w:r>
      <w:r w:rsidR="00062316">
        <w:rPr>
          <w:rFonts w:ascii="Times New Roman" w:hAnsi="Times New Roman"/>
          <w:b/>
          <w:bCs/>
          <w:sz w:val="24"/>
          <w:szCs w:val="24"/>
        </w:rPr>
        <w:t>Sample preparation</w:t>
      </w:r>
      <w:r w:rsidR="00062316" w:rsidRPr="00BA413A">
        <w:rPr>
          <w:rFonts w:ascii="Times New Roman" w:hAnsi="Times New Roman"/>
          <w:b/>
          <w:bCs/>
          <w:sz w:val="24"/>
          <w:szCs w:val="24"/>
        </w:rPr>
        <w:t xml:space="preserve"> of </w:t>
      </w:r>
      <w:r w:rsidR="00062316">
        <w:rPr>
          <w:rFonts w:ascii="Times New Roman" w:hAnsi="Times New Roman"/>
          <w:b/>
          <w:bCs/>
          <w:sz w:val="24"/>
          <w:szCs w:val="24"/>
        </w:rPr>
        <w:t>disordered</w:t>
      </w:r>
      <w:r w:rsidR="00062316" w:rsidRPr="00BA413A">
        <w:rPr>
          <w:rFonts w:ascii="Times New Roman" w:hAnsi="Times New Roman"/>
          <w:b/>
          <w:bCs/>
          <w:sz w:val="24"/>
          <w:szCs w:val="24"/>
        </w:rPr>
        <w:t xml:space="preserve"> </w:t>
      </w:r>
      <w:r w:rsidR="00062316">
        <w:rPr>
          <w:rFonts w:ascii="Times New Roman" w:hAnsi="Times New Roman"/>
          <w:b/>
          <w:bCs/>
          <w:sz w:val="24"/>
          <w:szCs w:val="24"/>
        </w:rPr>
        <w:t>substrates and characterization of</w:t>
      </w:r>
      <w:r w:rsidR="00062316" w:rsidRPr="00BA413A">
        <w:rPr>
          <w:rFonts w:ascii="Times New Roman" w:hAnsi="Times New Roman"/>
          <w:b/>
          <w:bCs/>
          <w:sz w:val="24"/>
          <w:szCs w:val="24"/>
        </w:rPr>
        <w:t xml:space="preserve"> near-field speckle patterns</w:t>
      </w:r>
      <w:r w:rsidR="00062316" w:rsidRPr="00BA413A">
        <w:rPr>
          <w:rFonts w:ascii="Times New Roman" w:hAnsi="Times New Roman"/>
          <w:sz w:val="24"/>
          <w:szCs w:val="24"/>
        </w:rPr>
        <w:t>.</w:t>
      </w:r>
      <w:r w:rsidR="00062316">
        <w:rPr>
          <w:rFonts w:ascii="Times New Roman" w:hAnsi="Times New Roman"/>
          <w:sz w:val="24"/>
          <w:szCs w:val="24"/>
        </w:rPr>
        <w:t xml:space="preserve"> </w:t>
      </w:r>
      <w:r w:rsidR="00062316" w:rsidRPr="00BA413A">
        <w:rPr>
          <w:rFonts w:ascii="Times New Roman" w:hAnsi="Times New Roman"/>
          <w:sz w:val="24"/>
          <w:szCs w:val="24"/>
        </w:rPr>
        <w:t xml:space="preserve">We spray commercial Pingo paints (Pingo general, </w:t>
      </w:r>
      <w:proofErr w:type="spellStart"/>
      <w:r w:rsidR="00062316" w:rsidRPr="00BA413A">
        <w:rPr>
          <w:rFonts w:ascii="Times New Roman" w:hAnsi="Times New Roman"/>
          <w:sz w:val="24"/>
          <w:szCs w:val="24"/>
        </w:rPr>
        <w:t>Noroo</w:t>
      </w:r>
      <w:proofErr w:type="spellEnd"/>
      <w:r w:rsidR="00062316" w:rsidRPr="00BA413A">
        <w:rPr>
          <w:rFonts w:ascii="Times New Roman" w:hAnsi="Times New Roman"/>
          <w:sz w:val="24"/>
          <w:szCs w:val="24"/>
        </w:rPr>
        <w:t xml:space="preserve"> paint, Korea) on a target sample pre-</w:t>
      </w:r>
      <w:r w:rsidR="00062316">
        <w:rPr>
          <w:rFonts w:ascii="Times New Roman" w:hAnsi="Times New Roman"/>
          <w:sz w:val="24"/>
          <w:szCs w:val="24"/>
        </w:rPr>
        <w:softHyphen/>
      </w:r>
      <w:r w:rsidR="00062316">
        <w:rPr>
          <w:rFonts w:ascii="Times New Roman" w:hAnsi="Times New Roman"/>
          <w:sz w:val="24"/>
          <w:szCs w:val="24"/>
        </w:rPr>
        <w:softHyphen/>
      </w:r>
      <w:r w:rsidR="00062316">
        <w:rPr>
          <w:rFonts w:ascii="Times New Roman" w:hAnsi="Times New Roman"/>
          <w:sz w:val="24"/>
          <w:szCs w:val="24"/>
        </w:rPr>
        <w:softHyphen/>
      </w:r>
      <w:r w:rsidR="00062316">
        <w:rPr>
          <w:rFonts w:ascii="Times New Roman" w:hAnsi="Times New Roman"/>
          <w:sz w:val="24"/>
          <w:szCs w:val="24"/>
        </w:rPr>
        <w:softHyphen/>
      </w:r>
      <w:r w:rsidR="00062316">
        <w:rPr>
          <w:rFonts w:ascii="Times New Roman" w:hAnsi="Times New Roman"/>
          <w:sz w:val="24"/>
          <w:szCs w:val="24"/>
        </w:rPr>
        <w:softHyphen/>
      </w:r>
      <w:r w:rsidR="00062316" w:rsidRPr="00BA413A">
        <w:rPr>
          <w:rFonts w:ascii="Times New Roman" w:hAnsi="Times New Roman"/>
          <w:sz w:val="24"/>
          <w:szCs w:val="24"/>
        </w:rPr>
        <w:t>mounted on a coverslip to deposit a turbid layer of TiO</w:t>
      </w:r>
      <w:r w:rsidR="00062316" w:rsidRPr="00BA413A">
        <w:rPr>
          <w:rFonts w:ascii="Times New Roman" w:hAnsi="Times New Roman"/>
          <w:sz w:val="24"/>
          <w:szCs w:val="24"/>
          <w:vertAlign w:val="subscript"/>
        </w:rPr>
        <w:t>2</w:t>
      </w:r>
      <w:r w:rsidR="00062316" w:rsidRPr="00BA413A">
        <w:rPr>
          <w:rFonts w:ascii="Times New Roman" w:hAnsi="Times New Roman"/>
          <w:sz w:val="24"/>
          <w:szCs w:val="24"/>
        </w:rPr>
        <w:t xml:space="preserve"> dielectric nanoparticles as described in</w:t>
      </w:r>
      <w:r w:rsidR="00062316" w:rsidRPr="005C0033">
        <w:rPr>
          <w:rFonts w:ascii="Times New Roman" w:hAnsi="Times New Roman"/>
          <w:color w:val="FF0000"/>
          <w:sz w:val="24"/>
          <w:szCs w:val="24"/>
        </w:rPr>
        <w:t xml:space="preserve"> </w:t>
      </w:r>
      <w:r w:rsidR="00062316" w:rsidRPr="008E32D2">
        <w:rPr>
          <w:rFonts w:ascii="Times New Roman" w:hAnsi="Times New Roman"/>
          <w:sz w:val="24"/>
          <w:szCs w:val="24"/>
          <w:rPrChange w:id="592" w:author="choi young" w:date="2021-12-29T13:23:00Z">
            <w:rPr>
              <w:rFonts w:ascii="Times New Roman" w:hAnsi="Times New Roman"/>
              <w:color w:val="FF0000"/>
              <w:sz w:val="24"/>
              <w:szCs w:val="24"/>
            </w:rPr>
          </w:rPrChange>
        </w:rPr>
        <w:t>Ref. 1, 2</w:t>
      </w:r>
      <w:ins w:id="593" w:author="choi young" w:date="2021-12-29T13:23:00Z">
        <w:r w:rsidR="008E32D2">
          <w:rPr>
            <w:rFonts w:ascii="Times New Roman" w:hAnsi="Times New Roman"/>
            <w:sz w:val="24"/>
            <w:szCs w:val="24"/>
          </w:rPr>
          <w:t xml:space="preserve"> (References for Supporting Information)</w:t>
        </w:r>
      </w:ins>
      <w:r w:rsidR="00062316" w:rsidRPr="00BA413A">
        <w:rPr>
          <w:rFonts w:ascii="Times New Roman" w:hAnsi="Times New Roman"/>
          <w:sz w:val="24"/>
          <w:szCs w:val="24"/>
        </w:rPr>
        <w:t>. The TiO</w:t>
      </w:r>
      <w:r w:rsidR="00062316" w:rsidRPr="00BA413A">
        <w:rPr>
          <w:rFonts w:ascii="Times New Roman" w:hAnsi="Times New Roman"/>
          <w:sz w:val="24"/>
          <w:szCs w:val="24"/>
          <w:vertAlign w:val="subscript"/>
        </w:rPr>
        <w:t>2</w:t>
      </w:r>
      <w:r w:rsidR="00062316" w:rsidRPr="00BA413A">
        <w:rPr>
          <w:rFonts w:ascii="Times New Roman" w:hAnsi="Times New Roman"/>
          <w:sz w:val="24"/>
          <w:szCs w:val="24"/>
        </w:rPr>
        <w:t xml:space="preserve"> turbid layer must have a thickness of at least a few multiples of the mean free path in the paint to ensure that sufficient scattering </w:t>
      </w:r>
      <w:proofErr w:type="gramStart"/>
      <w:r w:rsidR="00062316" w:rsidRPr="00BA413A">
        <w:rPr>
          <w:rFonts w:ascii="Times New Roman" w:hAnsi="Times New Roman"/>
          <w:sz w:val="24"/>
          <w:szCs w:val="24"/>
        </w:rPr>
        <w:t>occurs.</w:t>
      </w:r>
      <w:ins w:id="594" w:author="choi young" w:date="2021-12-29T13:22:00Z">
        <w:r w:rsidR="000443B4">
          <w:rPr>
            <w:rFonts w:ascii="Times New Roman" w:hAnsi="Times New Roman"/>
            <w:sz w:val="24"/>
            <w:szCs w:val="24"/>
          </w:rPr>
          <w:t>(</w:t>
        </w:r>
        <w:proofErr w:type="gramEnd"/>
        <w:r w:rsidR="000443B4">
          <w:rPr>
            <w:rFonts w:ascii="Times New Roman" w:hAnsi="Times New Roman"/>
            <w:sz w:val="24"/>
            <w:szCs w:val="24"/>
          </w:rPr>
          <w:t>omitted)</w:t>
        </w:r>
      </w:ins>
      <w:r>
        <w:rPr>
          <w:rFonts w:ascii="Times New Roman" w:hAnsi="Times New Roman"/>
          <w:sz w:val="24"/>
          <w:szCs w:val="24"/>
        </w:rPr>
        <w:t>”</w:t>
      </w:r>
    </w:p>
    <w:p w14:paraId="5A002F71" w14:textId="77777777" w:rsidR="008315F8" w:rsidRDefault="008315F8" w:rsidP="008315F8">
      <w:pPr>
        <w:spacing w:line="360" w:lineRule="auto"/>
        <w:rPr>
          <w:rFonts w:ascii="Times New Roman" w:hAnsi="Times New Roman"/>
          <w:bCs/>
          <w:color w:val="FF0000"/>
        </w:rPr>
      </w:pPr>
    </w:p>
    <w:p w14:paraId="143A5A97" w14:textId="5BD0B5D6" w:rsidR="002231FD" w:rsidRDefault="002231FD" w:rsidP="002231FD">
      <w:pPr>
        <w:spacing w:line="360" w:lineRule="auto"/>
        <w:rPr>
          <w:rFonts w:ascii="Times New Roman" w:hAnsi="Times New Roman"/>
          <w:bCs/>
          <w:sz w:val="24"/>
          <w:szCs w:val="24"/>
        </w:rPr>
      </w:pPr>
      <w:r w:rsidRPr="00F372B4">
        <w:rPr>
          <w:rFonts w:ascii="Times New Roman" w:hAnsi="Times New Roman" w:hint="eastAsia"/>
          <w:b/>
          <w:sz w:val="24"/>
          <w:szCs w:val="24"/>
        </w:rPr>
        <w:t>R</w:t>
      </w:r>
      <w:r w:rsidRPr="00F372B4">
        <w:rPr>
          <w:rFonts w:ascii="Times New Roman" w:hAnsi="Times New Roman"/>
          <w:b/>
          <w:sz w:val="24"/>
          <w:szCs w:val="24"/>
        </w:rPr>
        <w:t>2.2.3. Reply to R2.2.</w:t>
      </w:r>
      <w:r>
        <w:rPr>
          <w:rFonts w:ascii="Times New Roman" w:hAnsi="Times New Roman"/>
          <w:b/>
          <w:sz w:val="24"/>
          <w:szCs w:val="24"/>
        </w:rPr>
        <w:t>1</w:t>
      </w:r>
      <w:r w:rsidRPr="00F372B4">
        <w:rPr>
          <w:rFonts w:ascii="Times New Roman" w:hAnsi="Times New Roman"/>
          <w:b/>
          <w:sz w:val="24"/>
          <w:szCs w:val="24"/>
        </w:rPr>
        <w:t>. b.</w:t>
      </w:r>
      <w:r>
        <w:rPr>
          <w:rFonts w:ascii="Times New Roman" w:hAnsi="Times New Roman"/>
          <w:bCs/>
          <w:sz w:val="24"/>
          <w:szCs w:val="24"/>
        </w:rPr>
        <w:t xml:space="preserve"> </w:t>
      </w:r>
      <w:r w:rsidR="00896818">
        <w:rPr>
          <w:rFonts w:ascii="Times New Roman" w:hAnsi="Times New Roman"/>
          <w:bCs/>
          <w:sz w:val="24"/>
          <w:szCs w:val="24"/>
        </w:rPr>
        <w:t>“</w:t>
      </w:r>
      <w:r w:rsidR="00896818" w:rsidRPr="000C096D">
        <w:rPr>
          <w:rFonts w:ascii="Times New Roman" w:eastAsia="Meiryo" w:hAnsi="Times New Roman"/>
          <w:color w:val="000000"/>
          <w:kern w:val="0"/>
          <w:sz w:val="24"/>
          <w:szCs w:val="24"/>
        </w:rPr>
        <w:t>What they insure that only “</w:t>
      </w:r>
      <w:proofErr w:type="spellStart"/>
      <w:r w:rsidR="00896818" w:rsidRPr="000C096D">
        <w:rPr>
          <w:rFonts w:ascii="Times New Roman" w:eastAsia="Meiryo" w:hAnsi="Times New Roman"/>
          <w:color w:val="000000"/>
          <w:kern w:val="0"/>
          <w:sz w:val="24"/>
          <w:szCs w:val="24"/>
        </w:rPr>
        <w:t>subdiffraction</w:t>
      </w:r>
      <w:proofErr w:type="spellEnd"/>
      <w:r w:rsidR="00896818" w:rsidRPr="000C096D">
        <w:rPr>
          <w:rFonts w:ascii="Times New Roman" w:eastAsia="Meiryo" w:hAnsi="Times New Roman"/>
          <w:color w:val="000000"/>
          <w:kern w:val="0"/>
          <w:sz w:val="24"/>
          <w:szCs w:val="24"/>
        </w:rPr>
        <w:t>” components contribute to what is measured in the NF? Does the probe itself affect the measurement? There are many practical aspects that can modify a measured correlation function.</w:t>
      </w:r>
      <w:r w:rsidR="00896818">
        <w:rPr>
          <w:rFonts w:ascii="Times New Roman" w:eastAsia="Meiryo" w:hAnsi="Times New Roman"/>
          <w:color w:val="000000"/>
          <w:kern w:val="0"/>
          <w:sz w:val="24"/>
          <w:szCs w:val="24"/>
        </w:rPr>
        <w:t>”</w:t>
      </w:r>
      <w:r>
        <w:rPr>
          <w:rFonts w:ascii="Times New Roman" w:hAnsi="Times New Roman"/>
          <w:bCs/>
          <w:sz w:val="24"/>
          <w:szCs w:val="24"/>
        </w:rPr>
        <w:t xml:space="preserve"> </w:t>
      </w:r>
    </w:p>
    <w:p w14:paraId="70112144" w14:textId="68CCFEC2" w:rsidR="002231FD" w:rsidRPr="00640C2C" w:rsidDel="00CE21EA" w:rsidRDefault="00640C2C" w:rsidP="002231FD">
      <w:pPr>
        <w:spacing w:line="360" w:lineRule="auto"/>
        <w:rPr>
          <w:del w:id="595" w:author="choi young" w:date="2021-12-29T14:29:00Z"/>
          <w:rFonts w:ascii="Times New Roman" w:hAnsi="Times New Roman"/>
          <w:bCs/>
          <w:sz w:val="24"/>
          <w:szCs w:val="24"/>
          <w:rPrChange w:id="596" w:author="choi young" w:date="2021-12-29T15:25:00Z">
            <w:rPr>
              <w:del w:id="597" w:author="choi young" w:date="2021-12-29T14:29:00Z"/>
              <w:rFonts w:ascii="Times New Roman" w:hAnsi="Times New Roman"/>
              <w:b/>
              <w:color w:val="FF0000"/>
              <w:sz w:val="24"/>
              <w:szCs w:val="24"/>
            </w:rPr>
          </w:rPrChange>
        </w:rPr>
      </w:pPr>
      <w:ins w:id="598" w:author="choi young" w:date="2021-12-29T15:23:00Z">
        <w:r>
          <w:rPr>
            <w:rFonts w:ascii="Times New Roman" w:hAnsi="Times New Roman"/>
            <w:b/>
            <w:color w:val="FF0000"/>
            <w:sz w:val="24"/>
            <w:szCs w:val="24"/>
          </w:rPr>
          <w:tab/>
        </w:r>
        <w:r w:rsidRPr="00640C2C">
          <w:rPr>
            <w:rFonts w:ascii="Times New Roman" w:hAnsi="Times New Roman"/>
            <w:bCs/>
            <w:sz w:val="24"/>
            <w:szCs w:val="24"/>
            <w:rPrChange w:id="599" w:author="choi young" w:date="2021-12-29T15:25:00Z">
              <w:rPr>
                <w:rFonts w:ascii="Times New Roman" w:hAnsi="Times New Roman"/>
                <w:b/>
                <w:color w:val="FF0000"/>
                <w:sz w:val="24"/>
                <w:szCs w:val="24"/>
              </w:rPr>
            </w:rPrChange>
          </w:rPr>
          <w:t>First,</w:t>
        </w:r>
        <w:r w:rsidRPr="00640C2C">
          <w:rPr>
            <w:rFonts w:ascii="Times New Roman" w:hAnsi="Times New Roman"/>
            <w:bCs/>
            <w:sz w:val="24"/>
            <w:szCs w:val="24"/>
            <w:rPrChange w:id="600" w:author="choi young" w:date="2021-12-29T15:25:00Z">
              <w:rPr>
                <w:rFonts w:ascii="Times New Roman" w:hAnsi="Times New Roman"/>
                <w:bCs/>
                <w:color w:val="FF0000"/>
                <w:sz w:val="24"/>
                <w:szCs w:val="24"/>
              </w:rPr>
            </w:rPrChange>
          </w:rPr>
          <w:t xml:space="preserve"> subwavelength correlation length demonstrated in Fig. 2d is only possible when both propagating and evanescent Fourier components contribute to the speckle patterns</w:t>
        </w:r>
      </w:ins>
      <w:ins w:id="601" w:author="choi young" w:date="2021-12-29T15:24:00Z">
        <w:r w:rsidRPr="00640C2C">
          <w:rPr>
            <w:rFonts w:ascii="Times New Roman" w:hAnsi="Times New Roman"/>
            <w:bCs/>
            <w:sz w:val="24"/>
            <w:szCs w:val="24"/>
            <w:rPrChange w:id="602" w:author="choi young" w:date="2021-12-29T15:25:00Z">
              <w:rPr>
                <w:rFonts w:ascii="Times New Roman" w:hAnsi="Times New Roman"/>
                <w:bCs/>
                <w:color w:val="FF0000"/>
                <w:sz w:val="24"/>
                <w:szCs w:val="24"/>
              </w:rPr>
            </w:rPrChange>
          </w:rPr>
          <w:t xml:space="preserve"> measured in the </w:t>
        </w:r>
        <w:proofErr w:type="gramStart"/>
        <w:r w:rsidRPr="00640C2C">
          <w:rPr>
            <w:rFonts w:ascii="Times New Roman" w:hAnsi="Times New Roman"/>
            <w:bCs/>
            <w:sz w:val="24"/>
            <w:szCs w:val="24"/>
            <w:rPrChange w:id="603" w:author="choi young" w:date="2021-12-29T15:25:00Z">
              <w:rPr>
                <w:rFonts w:ascii="Times New Roman" w:hAnsi="Times New Roman"/>
                <w:bCs/>
                <w:color w:val="FF0000"/>
                <w:sz w:val="24"/>
                <w:szCs w:val="24"/>
              </w:rPr>
            </w:rPrChange>
          </w:rPr>
          <w:t>near-field</w:t>
        </w:r>
        <w:proofErr w:type="gramEnd"/>
        <w:r w:rsidRPr="00640C2C">
          <w:rPr>
            <w:rFonts w:ascii="Times New Roman" w:hAnsi="Times New Roman"/>
            <w:bCs/>
            <w:sz w:val="24"/>
            <w:szCs w:val="24"/>
            <w:rPrChange w:id="604" w:author="choi young" w:date="2021-12-29T15:25:00Z">
              <w:rPr>
                <w:rFonts w:ascii="Times New Roman" w:hAnsi="Times New Roman"/>
                <w:bCs/>
                <w:color w:val="FF0000"/>
                <w:sz w:val="24"/>
                <w:szCs w:val="24"/>
              </w:rPr>
            </w:rPrChange>
          </w:rPr>
          <w:t xml:space="preserve"> by collection mode NSOM.</w:t>
        </w:r>
      </w:ins>
      <w:ins w:id="605" w:author="choi young" w:date="2021-12-29T15:23:00Z">
        <w:r w:rsidRPr="00640C2C">
          <w:rPr>
            <w:rFonts w:ascii="Times New Roman" w:hAnsi="Times New Roman"/>
            <w:bCs/>
            <w:sz w:val="24"/>
            <w:szCs w:val="24"/>
            <w:rPrChange w:id="606" w:author="choi young" w:date="2021-12-29T15:25:00Z">
              <w:rPr>
                <w:rFonts w:ascii="Times New Roman" w:hAnsi="Times New Roman"/>
                <w:b/>
                <w:color w:val="FF0000"/>
                <w:sz w:val="24"/>
                <w:szCs w:val="24"/>
              </w:rPr>
            </w:rPrChange>
          </w:rPr>
          <w:t xml:space="preserve"> </w:t>
        </w:r>
      </w:ins>
      <w:ins w:id="607" w:author="choi young" w:date="2021-12-29T15:25:00Z">
        <w:r w:rsidRPr="00640C2C">
          <w:rPr>
            <w:rFonts w:ascii="Times New Roman" w:hAnsi="Times New Roman"/>
            <w:bCs/>
            <w:sz w:val="24"/>
            <w:szCs w:val="24"/>
            <w:rPrChange w:id="608" w:author="choi young" w:date="2021-12-29T15:25:00Z">
              <w:rPr>
                <w:rFonts w:ascii="Times New Roman" w:hAnsi="Times New Roman"/>
                <w:bCs/>
                <w:color w:val="FF0000"/>
                <w:sz w:val="24"/>
                <w:szCs w:val="24"/>
              </w:rPr>
            </w:rPrChange>
          </w:rPr>
          <w:t>T</w:t>
        </w:r>
      </w:ins>
      <w:ins w:id="609" w:author="choi young" w:date="2021-12-29T15:24:00Z">
        <w:r w:rsidRPr="00640C2C">
          <w:rPr>
            <w:rFonts w:ascii="Times New Roman" w:hAnsi="Times New Roman"/>
            <w:bCs/>
            <w:sz w:val="24"/>
            <w:szCs w:val="24"/>
            <w:rPrChange w:id="610" w:author="choi young" w:date="2021-12-29T15:25:00Z">
              <w:rPr>
                <w:rFonts w:ascii="Times New Roman" w:hAnsi="Times New Roman"/>
                <w:bCs/>
                <w:color w:val="FF0000"/>
                <w:sz w:val="24"/>
                <w:szCs w:val="24"/>
              </w:rPr>
            </w:rPrChange>
          </w:rPr>
          <w:t>he effect of finite aperture of NSOM probe was not deconvolved in the</w:t>
        </w:r>
      </w:ins>
      <w:ins w:id="611" w:author="choi young" w:date="2021-12-29T15:25:00Z">
        <w:r w:rsidRPr="00640C2C">
          <w:rPr>
            <w:rFonts w:ascii="Times New Roman" w:hAnsi="Times New Roman"/>
            <w:bCs/>
            <w:sz w:val="24"/>
            <w:szCs w:val="24"/>
            <w:rPrChange w:id="612" w:author="choi young" w:date="2021-12-29T15:25:00Z">
              <w:rPr>
                <w:rFonts w:ascii="Times New Roman" w:hAnsi="Times New Roman"/>
                <w:bCs/>
                <w:color w:val="FF0000"/>
                <w:sz w:val="24"/>
                <w:szCs w:val="24"/>
              </w:rPr>
            </w:rPrChange>
          </w:rPr>
          <w:t xml:space="preserve"> measured spatial autocorrelation function of</w:t>
        </w:r>
      </w:ins>
      <w:ins w:id="613" w:author="choi young" w:date="2021-12-29T15:24:00Z">
        <w:r w:rsidRPr="00640C2C">
          <w:rPr>
            <w:rFonts w:ascii="Times New Roman" w:hAnsi="Times New Roman"/>
            <w:bCs/>
            <w:sz w:val="24"/>
            <w:szCs w:val="24"/>
            <w:rPrChange w:id="614" w:author="choi young" w:date="2021-12-29T15:25:00Z">
              <w:rPr>
                <w:rFonts w:ascii="Times New Roman" w:hAnsi="Times New Roman"/>
                <w:bCs/>
                <w:color w:val="FF0000"/>
                <w:sz w:val="24"/>
                <w:szCs w:val="24"/>
              </w:rPr>
            </w:rPrChange>
          </w:rPr>
          <w:t xml:space="preserve"> Fig. 2d, which gives upper limit of the near-field speckle grain size,</w:t>
        </w:r>
      </w:ins>
      <w:ins w:id="615" w:author="choi young" w:date="2021-12-29T15:25:00Z">
        <w:r w:rsidRPr="00640C2C">
          <w:rPr>
            <w:rFonts w:ascii="Times New Roman" w:hAnsi="Times New Roman"/>
            <w:bCs/>
            <w:sz w:val="24"/>
            <w:szCs w:val="24"/>
            <w:rPrChange w:id="616" w:author="choi young" w:date="2021-12-29T15:25:00Z">
              <w:rPr>
                <w:rFonts w:ascii="Times New Roman" w:hAnsi="Times New Roman"/>
                <w:bCs/>
                <w:color w:val="FF0000"/>
                <w:sz w:val="24"/>
                <w:szCs w:val="24"/>
              </w:rPr>
            </w:rPrChange>
          </w:rPr>
          <w:t xml:space="preserve"> as described in the main text as </w:t>
        </w:r>
        <w:proofErr w:type="gramStart"/>
        <w:r w:rsidRPr="00640C2C">
          <w:rPr>
            <w:rFonts w:ascii="Times New Roman" w:hAnsi="Times New Roman"/>
            <w:bCs/>
            <w:sz w:val="24"/>
            <w:szCs w:val="24"/>
            <w:rPrChange w:id="617" w:author="choi young" w:date="2021-12-29T15:25:00Z">
              <w:rPr>
                <w:rFonts w:ascii="Times New Roman" w:hAnsi="Times New Roman"/>
                <w:bCs/>
                <w:color w:val="FF0000"/>
                <w:sz w:val="24"/>
                <w:szCs w:val="24"/>
              </w:rPr>
            </w:rPrChange>
          </w:rPr>
          <w:t>follows :</w:t>
        </w:r>
      </w:ins>
      <w:proofErr w:type="gramEnd"/>
      <w:del w:id="618" w:author="choi young" w:date="2021-12-29T13:22:00Z">
        <w:r w:rsidR="00EB0344" w:rsidRPr="00640C2C" w:rsidDel="000443B4">
          <w:rPr>
            <w:rFonts w:ascii="Times New Roman" w:hAnsi="Times New Roman" w:hint="eastAsia"/>
            <w:bCs/>
            <w:sz w:val="24"/>
            <w:szCs w:val="24"/>
            <w:rPrChange w:id="619" w:author="choi young" w:date="2021-12-29T15:25:00Z">
              <w:rPr>
                <w:rFonts w:ascii="Times New Roman" w:hAnsi="Times New Roman" w:hint="eastAsia"/>
                <w:b/>
                <w:color w:val="FF0000"/>
                <w:sz w:val="24"/>
                <w:szCs w:val="24"/>
              </w:rPr>
            </w:rPrChange>
          </w:rPr>
          <w:delText>[</w:delText>
        </w:r>
        <w:r w:rsidR="00EB0344" w:rsidRPr="00640C2C" w:rsidDel="000443B4">
          <w:rPr>
            <w:rFonts w:ascii="Times New Roman" w:hAnsi="Times New Roman" w:hint="eastAsia"/>
            <w:bCs/>
            <w:sz w:val="24"/>
            <w:szCs w:val="24"/>
            <w:rPrChange w:id="620" w:author="choi young" w:date="2021-12-29T15:25:00Z">
              <w:rPr>
                <w:rFonts w:ascii="Times New Roman" w:hAnsi="Times New Roman" w:hint="eastAsia"/>
                <w:b/>
                <w:color w:val="FF0000"/>
                <w:sz w:val="24"/>
                <w:szCs w:val="24"/>
              </w:rPr>
            </w:rPrChange>
          </w:rPr>
          <w:delText>작성중</w:delText>
        </w:r>
        <w:r w:rsidR="00EB0344" w:rsidRPr="00640C2C" w:rsidDel="000443B4">
          <w:rPr>
            <w:rFonts w:ascii="Times New Roman" w:hAnsi="Times New Roman" w:hint="eastAsia"/>
            <w:bCs/>
            <w:sz w:val="24"/>
            <w:szCs w:val="24"/>
            <w:rPrChange w:id="621" w:author="choi young" w:date="2021-12-29T15:25:00Z">
              <w:rPr>
                <w:rFonts w:ascii="Times New Roman" w:hAnsi="Times New Roman" w:hint="eastAsia"/>
                <w:b/>
                <w:color w:val="FF0000"/>
                <w:sz w:val="24"/>
                <w:szCs w:val="24"/>
              </w:rPr>
            </w:rPrChange>
          </w:rPr>
          <w:delText>]</w:delText>
        </w:r>
      </w:del>
    </w:p>
    <w:p w14:paraId="056DD12B" w14:textId="5F5FEA38" w:rsidR="005C0033" w:rsidRPr="00640C2C" w:rsidRDefault="005C0033" w:rsidP="002231FD">
      <w:pPr>
        <w:spacing w:line="360" w:lineRule="auto"/>
        <w:rPr>
          <w:rFonts w:ascii="Times New Roman" w:hAnsi="Times New Roman"/>
          <w:bCs/>
          <w:sz w:val="24"/>
          <w:szCs w:val="24"/>
          <w:rPrChange w:id="622" w:author="choi young" w:date="2021-12-29T15:25:00Z">
            <w:rPr>
              <w:rFonts w:ascii="Times New Roman" w:hAnsi="Times New Roman"/>
              <w:b/>
              <w:sz w:val="24"/>
              <w:szCs w:val="24"/>
            </w:rPr>
          </w:rPrChange>
        </w:rPr>
      </w:pPr>
    </w:p>
    <w:p w14:paraId="7DA942BA" w14:textId="7CBF05CE" w:rsidR="005C0033" w:rsidRPr="00640C2C" w:rsidRDefault="00640C2C" w:rsidP="002231FD">
      <w:pPr>
        <w:spacing w:line="360" w:lineRule="auto"/>
        <w:rPr>
          <w:rFonts w:ascii="Times New Roman" w:hAnsi="Times New Roman"/>
          <w:b/>
          <w:sz w:val="24"/>
          <w:szCs w:val="24"/>
        </w:rPr>
      </w:pPr>
      <w:ins w:id="623" w:author="choi young" w:date="2021-12-29T15:25:00Z">
        <w:r>
          <w:rPr>
            <w:rFonts w:ascii="Times New Roman" w:hAnsi="Times New Roman"/>
            <w:b/>
            <w:sz w:val="24"/>
            <w:szCs w:val="24"/>
          </w:rPr>
          <w:t>“</w:t>
        </w:r>
        <w:r w:rsidRPr="00CD1F78">
          <w:rPr>
            <w:rFonts w:ascii="Times New Roman" w:hAnsi="Times New Roman" w:hint="eastAsia"/>
            <w:sz w:val="24"/>
            <w:szCs w:val="24"/>
          </w:rPr>
          <w:t>Figure</w:t>
        </w:r>
        <w:r w:rsidRPr="00CD1F78">
          <w:rPr>
            <w:rFonts w:ascii="Times New Roman" w:hAnsi="Times New Roman"/>
            <w:sz w:val="24"/>
            <w:szCs w:val="24"/>
          </w:rPr>
          <w:t xml:space="preserve"> </w:t>
        </w:r>
        <w:r>
          <w:rPr>
            <w:rFonts w:ascii="Times New Roman" w:hAnsi="Times New Roman"/>
            <w:sz w:val="24"/>
            <w:szCs w:val="24"/>
          </w:rPr>
          <w:t>2</w:t>
        </w:r>
        <w:r w:rsidRPr="00CD1F78">
          <w:rPr>
            <w:rFonts w:ascii="Times New Roman" w:hAnsi="Times New Roman" w:hint="eastAsia"/>
            <w:sz w:val="24"/>
            <w:szCs w:val="24"/>
          </w:rPr>
          <w:t>d</w:t>
        </w:r>
        <w:r w:rsidRPr="00CD1F78">
          <w:rPr>
            <w:rFonts w:ascii="Times New Roman" w:hAnsi="Times New Roman"/>
            <w:sz w:val="24"/>
            <w:szCs w:val="24"/>
          </w:rPr>
          <w:t xml:space="preserve"> </w:t>
        </w:r>
        <w:r w:rsidRPr="00CD1F78">
          <w:rPr>
            <w:rFonts w:ascii="Times New Roman" w:hAnsi="Times New Roman" w:hint="eastAsia"/>
            <w:sz w:val="24"/>
            <w:szCs w:val="24"/>
          </w:rPr>
          <w:t>presents</w:t>
        </w:r>
        <w:r w:rsidRPr="00CD1F78">
          <w:rPr>
            <w:rFonts w:ascii="Times New Roman" w:hAnsi="Times New Roman"/>
            <w:sz w:val="24"/>
            <w:szCs w:val="24"/>
          </w:rPr>
          <w:t xml:space="preserve"> the two-dimensional spatial autocorrelation image of the </w:t>
        </w:r>
        <w:r w:rsidRPr="00CD1F78">
          <w:rPr>
            <w:rFonts w:ascii="Times New Roman" w:hAnsi="Times New Roman" w:hint="eastAsia"/>
            <w:sz w:val="24"/>
            <w:szCs w:val="24"/>
          </w:rPr>
          <w:t>near-field</w:t>
        </w:r>
        <w:r w:rsidRPr="00CD1F78">
          <w:rPr>
            <w:rFonts w:ascii="Times New Roman" w:hAnsi="Times New Roman"/>
            <w:sz w:val="24"/>
            <w:szCs w:val="24"/>
          </w:rPr>
          <w:t xml:space="preserve"> speckle pattern in Fig. </w:t>
        </w:r>
        <w:r>
          <w:rPr>
            <w:rFonts w:ascii="Times New Roman" w:hAnsi="Times New Roman"/>
            <w:sz w:val="24"/>
            <w:szCs w:val="24"/>
          </w:rPr>
          <w:t>2</w:t>
        </w:r>
        <w:r w:rsidRPr="00CD1F78">
          <w:rPr>
            <w:rFonts w:ascii="Times New Roman" w:hAnsi="Times New Roman"/>
            <w:sz w:val="24"/>
            <w:szCs w:val="24"/>
          </w:rPr>
          <w:t xml:space="preserve">c. The full-width-half-maximum (FWHM) of the autocorrelation in </w:t>
        </w:r>
        <w:r w:rsidRPr="00CD1F78">
          <w:rPr>
            <w:rFonts w:ascii="Times New Roman" w:hAnsi="Times New Roman" w:hint="eastAsia"/>
            <w:sz w:val="24"/>
            <w:szCs w:val="24"/>
          </w:rPr>
          <w:t>the</w:t>
        </w:r>
        <w:r w:rsidRPr="00CD1F78">
          <w:rPr>
            <w:rFonts w:ascii="Times New Roman" w:hAnsi="Times New Roman"/>
            <w:sz w:val="24"/>
            <w:szCs w:val="24"/>
          </w:rPr>
          <w:t xml:space="preserve"> </w:t>
        </w:r>
        <w:r w:rsidRPr="00CD1F78">
          <w:rPr>
            <w:rFonts w:ascii="Times New Roman" w:hAnsi="Times New Roman" w:hint="eastAsia"/>
            <w:sz w:val="24"/>
            <w:szCs w:val="24"/>
          </w:rPr>
          <w:t>inset</w:t>
        </w:r>
        <w:r w:rsidRPr="00CD1F78">
          <w:rPr>
            <w:rFonts w:ascii="Times New Roman" w:hAnsi="Times New Roman"/>
            <w:sz w:val="24"/>
            <w:szCs w:val="24"/>
          </w:rPr>
          <w:t xml:space="preserve"> </w:t>
        </w:r>
        <w:r w:rsidRPr="00CD1F78">
          <w:rPr>
            <w:rFonts w:ascii="Times New Roman" w:hAnsi="Times New Roman" w:hint="eastAsia"/>
            <w:sz w:val="24"/>
            <w:szCs w:val="24"/>
          </w:rPr>
          <w:t>graph</w:t>
        </w:r>
        <w:r w:rsidRPr="00CD1F78">
          <w:rPr>
            <w:rFonts w:ascii="Times New Roman" w:hAnsi="Times New Roman"/>
            <w:sz w:val="24"/>
            <w:szCs w:val="24"/>
          </w:rPr>
          <w:t xml:space="preserve"> </w:t>
        </w:r>
        <w:r w:rsidRPr="00CD1F78">
          <w:rPr>
            <w:rFonts w:ascii="Times New Roman" w:hAnsi="Times New Roman" w:hint="eastAsia"/>
            <w:sz w:val="24"/>
            <w:szCs w:val="24"/>
          </w:rPr>
          <w:t>of</w:t>
        </w:r>
        <w:r w:rsidRPr="00CD1F78">
          <w:rPr>
            <w:rFonts w:ascii="Times New Roman" w:hAnsi="Times New Roman"/>
            <w:sz w:val="24"/>
            <w:szCs w:val="24"/>
          </w:rPr>
          <w:t xml:space="preserve"> Fig. </w:t>
        </w:r>
        <w:r>
          <w:rPr>
            <w:rFonts w:ascii="Times New Roman" w:hAnsi="Times New Roman"/>
            <w:sz w:val="24"/>
            <w:szCs w:val="24"/>
          </w:rPr>
          <w:t>2</w:t>
        </w:r>
        <w:r w:rsidRPr="00CD1F78">
          <w:rPr>
            <w:rFonts w:ascii="Times New Roman" w:hAnsi="Times New Roman"/>
            <w:sz w:val="24"/>
            <w:szCs w:val="24"/>
          </w:rPr>
          <w:t>d, or equivalently short-range correlation length of spatial intensity distribution, provides an estimate of the minimum grain size of the near-field speckle patterns</w:t>
        </w:r>
      </w:ins>
      <w:ins w:id="624" w:author="choi young" w:date="2021-12-29T15:26:00Z">
        <w:r w:rsidR="00D80E7B" w:rsidRPr="00D80E7B">
          <w:rPr>
            <w:rFonts w:ascii="Times New Roman" w:hAnsi="Times New Roman"/>
            <w:sz w:val="24"/>
            <w:szCs w:val="24"/>
          </w:rPr>
          <w:t xml:space="preserve"> </w:t>
        </w:r>
        <w:r w:rsidR="00D80E7B" w:rsidRPr="00CD1F78">
          <w:rPr>
            <w:rFonts w:ascii="Times New Roman" w:hAnsi="Times New Roman"/>
            <w:sz w:val="24"/>
            <w:szCs w:val="24"/>
          </w:rPr>
          <w:t>patterns</w:t>
        </w:r>
        <w:r w:rsidR="00D80E7B" w:rsidRPr="00CD1F78">
          <w:rPr>
            <w:rFonts w:ascii="Times New Roman" w:hAnsi="Times New Roman"/>
            <w:sz w:val="24"/>
            <w:szCs w:val="24"/>
          </w:rPr>
          <w:fldChar w:fldCharType="begin" w:fldLock="1"/>
        </w:r>
        <w:r w:rsidR="00D80E7B" w:rsidRPr="00CD1F78">
          <w:rPr>
            <w:rFonts w:ascii="Times New Roman" w:hAnsi="Times New Roman"/>
            <w:sz w:val="24"/>
            <w:szCs w:val="24"/>
          </w:rPr>
          <w:instrText>ADDIN CSL_CITATION {"citationItems":[{"id":"ITEM-1","itemData":{"DOI":"10.1103/PhysRevLett.57.2168","ISSN":"00319007","PMID":"10033653","abstract":"The intensity pattern generated by a monochromatic point source in a random medium is studied. The intensity-intensity correlation function is calculated and it is shown that the intensity, as a function of coordinate, exhibits large fluctuations (the speckle pattern). The sensitvity of this speckle pattern to small changes in the source of frequency is also studied.","author":[{"dropping-particle":"","family":"Shapiro","given":"B.","non-dropping-particle":"","parse-names":false,"suffix":""}],"container-title":"Physical Review Letters","id":"ITEM-1","issue":"17","issued":{"date-parts":[["1986"]]},"page":"2168-2171","title":"Large intensity fluctuations for wave propagation in random media","type":"article-journal","volume":"57"},"uris":["http://www.mendeley.com/documents/?uuid=e581f7d9-f717-4385-89cb-bd523272af66"]}],"mendeley":{"formattedCitation":"&lt;sup&gt;35&lt;/sup&gt;","plainTextFormattedCitation":"35","previouslyFormattedCitation":"&lt;sup&gt;35&lt;/sup&gt;"},"properties":{"noteIndex":0},"schema":"https://github.com/citation-style-language/schema/raw/master/csl-citation.json"}</w:instrText>
        </w:r>
        <w:r w:rsidR="00D80E7B" w:rsidRPr="00CD1F78">
          <w:rPr>
            <w:rFonts w:ascii="Times New Roman" w:hAnsi="Times New Roman"/>
            <w:sz w:val="24"/>
            <w:szCs w:val="24"/>
          </w:rPr>
          <w:fldChar w:fldCharType="separate"/>
        </w:r>
        <w:r w:rsidR="00D80E7B">
          <w:rPr>
            <w:rFonts w:ascii="Times New Roman" w:hAnsi="Times New Roman"/>
            <w:noProof/>
            <w:sz w:val="24"/>
            <w:szCs w:val="24"/>
            <w:vertAlign w:val="superscript"/>
          </w:rPr>
          <w:t>42</w:t>
        </w:r>
        <w:r w:rsidR="00D80E7B" w:rsidRPr="00CD1F78">
          <w:rPr>
            <w:rFonts w:ascii="Times New Roman" w:hAnsi="Times New Roman"/>
            <w:sz w:val="24"/>
            <w:szCs w:val="24"/>
          </w:rPr>
          <w:fldChar w:fldCharType="end"/>
        </w:r>
      </w:ins>
      <w:ins w:id="625" w:author="choi young" w:date="2021-12-29T15:25:00Z">
        <w:r w:rsidRPr="00CD1F78">
          <w:rPr>
            <w:rFonts w:ascii="Times New Roman" w:hAnsi="Times New Roman"/>
            <w:sz w:val="24"/>
            <w:szCs w:val="24"/>
          </w:rPr>
          <w:t xml:space="preserve">. </w:t>
        </w:r>
        <w:r w:rsidRPr="00CD1F78">
          <w:rPr>
            <w:rFonts w:ascii="Times New Roman" w:hAnsi="Times New Roman" w:hint="eastAsia"/>
            <w:sz w:val="24"/>
            <w:szCs w:val="24"/>
          </w:rPr>
          <w:t>T</w:t>
        </w:r>
        <w:r w:rsidRPr="00CD1F78">
          <w:rPr>
            <w:rFonts w:ascii="Times New Roman" w:hAnsi="Times New Roman"/>
            <w:sz w:val="24"/>
            <w:szCs w:val="24"/>
          </w:rPr>
          <w:t xml:space="preserve">he cross-sectional profile shows that our near-field speckle patterns have a correlation length of 150 nm significantly smaller than the half wavelength of the excitation laser. The actual correlation length can be even smaller than the measured value (150 nm) as no correction is applied to </w:t>
        </w:r>
        <w:proofErr w:type="gramStart"/>
        <w:r w:rsidRPr="00CD1F78">
          <w:rPr>
            <w:rFonts w:ascii="Times New Roman" w:hAnsi="Times New Roman"/>
            <w:sz w:val="24"/>
            <w:szCs w:val="24"/>
          </w:rPr>
          <w:t>take into account</w:t>
        </w:r>
        <w:proofErr w:type="gramEnd"/>
        <w:r w:rsidRPr="00CD1F78">
          <w:rPr>
            <w:rFonts w:ascii="Times New Roman" w:hAnsi="Times New Roman"/>
            <w:sz w:val="24"/>
            <w:szCs w:val="24"/>
          </w:rPr>
          <w:t xml:space="preserve"> of additional </w:t>
        </w:r>
        <w:r w:rsidRPr="00274638">
          <w:rPr>
            <w:rFonts w:ascii="Times New Roman" w:hAnsi="Times New Roman"/>
            <w:sz w:val="24"/>
            <w:szCs w:val="24"/>
          </w:rPr>
          <w:t>blur caused by the finite aperture size of the NSOM tip (</w:t>
        </w:r>
        <w:r w:rsidRPr="00274638">
          <w:rPr>
            <w:rFonts w:ascii="Times New Roman" w:hAnsi="Times New Roman" w:hint="eastAsia"/>
            <w:sz w:val="24"/>
            <w:szCs w:val="24"/>
          </w:rPr>
          <w:t>s</w:t>
        </w:r>
        <w:r w:rsidRPr="00274638">
          <w:rPr>
            <w:rFonts w:ascii="Times New Roman" w:hAnsi="Times New Roman"/>
            <w:sz w:val="24"/>
            <w:szCs w:val="24"/>
          </w:rPr>
          <w:t>ee S</w:t>
        </w:r>
      </w:ins>
      <w:ins w:id="626" w:author="choi young" w:date="2021-12-29T15:27:00Z">
        <w:r w:rsidR="00D80E7B">
          <w:rPr>
            <w:rFonts w:ascii="Times New Roman" w:hAnsi="Times New Roman"/>
            <w:sz w:val="24"/>
            <w:szCs w:val="24"/>
          </w:rPr>
          <w:t>upporting Note</w:t>
        </w:r>
      </w:ins>
      <w:ins w:id="627" w:author="choi young" w:date="2021-12-29T15:25:00Z">
        <w:r w:rsidRPr="00274638">
          <w:rPr>
            <w:rFonts w:ascii="Times New Roman" w:hAnsi="Times New Roman"/>
            <w:sz w:val="24"/>
            <w:szCs w:val="24"/>
          </w:rPr>
          <w:t xml:space="preserve"> S1 in Supporting Information).</w:t>
        </w:r>
        <w:r>
          <w:rPr>
            <w:rFonts w:ascii="Times New Roman" w:hAnsi="Times New Roman"/>
            <w:sz w:val="24"/>
            <w:szCs w:val="24"/>
          </w:rPr>
          <w:t>”</w:t>
        </w:r>
      </w:ins>
    </w:p>
    <w:p w14:paraId="5C5C2F29" w14:textId="62A357BF" w:rsidR="005C0033" w:rsidRPr="00640C2C" w:rsidDel="00D80E7B" w:rsidRDefault="005C0033" w:rsidP="002231FD">
      <w:pPr>
        <w:spacing w:line="360" w:lineRule="auto"/>
        <w:rPr>
          <w:del w:id="628" w:author="choi young" w:date="2021-12-29T15:27:00Z"/>
          <w:rFonts w:ascii="Times New Roman" w:hAnsi="Times New Roman"/>
          <w:b/>
          <w:sz w:val="24"/>
          <w:szCs w:val="24"/>
        </w:rPr>
      </w:pPr>
    </w:p>
    <w:p w14:paraId="5E310769" w14:textId="19855B75" w:rsidR="005C0033" w:rsidRPr="00640C2C" w:rsidDel="00D80E7B" w:rsidRDefault="005C0033" w:rsidP="002231FD">
      <w:pPr>
        <w:spacing w:line="360" w:lineRule="auto"/>
        <w:rPr>
          <w:del w:id="629" w:author="choi young" w:date="2021-12-29T15:27:00Z"/>
          <w:rFonts w:ascii="Times New Roman" w:hAnsi="Times New Roman"/>
          <w:b/>
          <w:sz w:val="24"/>
          <w:szCs w:val="24"/>
        </w:rPr>
      </w:pPr>
    </w:p>
    <w:p w14:paraId="4FE7C7C3" w14:textId="3CD7ECBA" w:rsidR="005C0033" w:rsidDel="00D80E7B" w:rsidRDefault="005C0033" w:rsidP="002231FD">
      <w:pPr>
        <w:spacing w:line="360" w:lineRule="auto"/>
        <w:rPr>
          <w:del w:id="630" w:author="choi young" w:date="2021-12-29T15:27:00Z"/>
          <w:rFonts w:ascii="Times New Roman" w:hAnsi="Times New Roman"/>
          <w:b/>
          <w:sz w:val="24"/>
          <w:szCs w:val="24"/>
        </w:rPr>
      </w:pPr>
    </w:p>
    <w:p w14:paraId="47F859F7" w14:textId="753BFA70" w:rsidR="005C0033" w:rsidDel="00D80E7B" w:rsidRDefault="005C0033" w:rsidP="002231FD">
      <w:pPr>
        <w:spacing w:line="360" w:lineRule="auto"/>
        <w:rPr>
          <w:del w:id="631" w:author="choi young" w:date="2021-12-29T15:27:00Z"/>
          <w:rFonts w:ascii="Times New Roman" w:hAnsi="Times New Roman"/>
          <w:b/>
          <w:sz w:val="24"/>
          <w:szCs w:val="24"/>
        </w:rPr>
      </w:pPr>
    </w:p>
    <w:p w14:paraId="6016E7F3" w14:textId="31A31D38" w:rsidR="005C0033" w:rsidDel="00D80E7B" w:rsidRDefault="005C0033" w:rsidP="002231FD">
      <w:pPr>
        <w:spacing w:line="360" w:lineRule="auto"/>
        <w:rPr>
          <w:del w:id="632" w:author="choi young" w:date="2021-12-29T15:27:00Z"/>
          <w:rFonts w:ascii="Times New Roman" w:hAnsi="Times New Roman"/>
          <w:b/>
          <w:sz w:val="24"/>
          <w:szCs w:val="24"/>
        </w:rPr>
      </w:pPr>
    </w:p>
    <w:p w14:paraId="40CD6533" w14:textId="1D02997D" w:rsidR="005C0033" w:rsidDel="00D80E7B" w:rsidRDefault="005C0033" w:rsidP="002231FD">
      <w:pPr>
        <w:spacing w:line="360" w:lineRule="auto"/>
        <w:rPr>
          <w:del w:id="633" w:author="choi young" w:date="2021-12-29T15:27:00Z"/>
          <w:rFonts w:ascii="Times New Roman" w:hAnsi="Times New Roman"/>
          <w:b/>
          <w:sz w:val="24"/>
          <w:szCs w:val="24"/>
        </w:rPr>
      </w:pPr>
    </w:p>
    <w:p w14:paraId="7E28175C" w14:textId="5757D5AF" w:rsidR="005C0033" w:rsidRPr="002231FD" w:rsidDel="00D80E7B" w:rsidRDefault="005C0033" w:rsidP="002231FD">
      <w:pPr>
        <w:spacing w:line="360" w:lineRule="auto"/>
        <w:rPr>
          <w:del w:id="634" w:author="choi young" w:date="2021-12-29T15:27:00Z"/>
          <w:rFonts w:ascii="Times New Roman" w:hAnsi="Times New Roman"/>
          <w:b/>
          <w:sz w:val="24"/>
          <w:szCs w:val="24"/>
        </w:rPr>
      </w:pPr>
    </w:p>
    <w:p w14:paraId="5C1097D2" w14:textId="1A4DCCB9" w:rsidR="00CA4F1D" w:rsidDel="000443B4" w:rsidRDefault="00CA4F1D" w:rsidP="002231FD">
      <w:pPr>
        <w:spacing w:line="360" w:lineRule="auto"/>
        <w:rPr>
          <w:del w:id="635" w:author="choi young" w:date="2021-12-29T13:22:00Z"/>
          <w:rFonts w:ascii="Times New Roman" w:hAnsi="Times New Roman"/>
          <w:b/>
          <w:sz w:val="24"/>
          <w:szCs w:val="24"/>
        </w:rPr>
      </w:pPr>
    </w:p>
    <w:p w14:paraId="30095451" w14:textId="5CAC520B" w:rsidR="002231FD" w:rsidRPr="0079071F" w:rsidRDefault="002231FD" w:rsidP="002231FD">
      <w:pPr>
        <w:spacing w:line="360" w:lineRule="auto"/>
        <w:rPr>
          <w:rFonts w:ascii="Times New Roman" w:hAnsi="Times New Roman"/>
          <w:bCs/>
          <w:sz w:val="24"/>
          <w:szCs w:val="24"/>
        </w:rPr>
      </w:pPr>
      <w:r w:rsidRPr="0015114A">
        <w:rPr>
          <w:rFonts w:ascii="Times New Roman" w:hAnsi="Times New Roman" w:hint="eastAsia"/>
          <w:b/>
          <w:sz w:val="24"/>
          <w:szCs w:val="24"/>
        </w:rPr>
        <w:t>R</w:t>
      </w:r>
      <w:r w:rsidRPr="0015114A">
        <w:rPr>
          <w:rFonts w:ascii="Times New Roman" w:hAnsi="Times New Roman"/>
          <w:b/>
          <w:sz w:val="24"/>
          <w:szCs w:val="24"/>
        </w:rPr>
        <w:t>2.2.</w:t>
      </w:r>
      <w:r>
        <w:rPr>
          <w:rFonts w:ascii="Times New Roman" w:hAnsi="Times New Roman"/>
          <w:b/>
          <w:sz w:val="24"/>
          <w:szCs w:val="24"/>
        </w:rPr>
        <w:t>3</w:t>
      </w:r>
      <w:r w:rsidRPr="0015114A">
        <w:rPr>
          <w:rFonts w:ascii="Times New Roman" w:hAnsi="Times New Roman"/>
          <w:b/>
          <w:sz w:val="24"/>
          <w:szCs w:val="24"/>
        </w:rPr>
        <w:t>.</w:t>
      </w:r>
      <w:r>
        <w:rPr>
          <w:rFonts w:ascii="Times New Roman" w:hAnsi="Times New Roman"/>
          <w:bCs/>
          <w:sz w:val="24"/>
          <w:szCs w:val="24"/>
        </w:rPr>
        <w:t xml:space="preserve"> Reviewer 2’s comments to be addressed</w:t>
      </w:r>
    </w:p>
    <w:p w14:paraId="3516AA86" w14:textId="65A317EC" w:rsidR="00E46FEE" w:rsidRDefault="002231FD" w:rsidP="00CA4F1D">
      <w:pPr>
        <w:spacing w:line="360" w:lineRule="auto"/>
        <w:ind w:firstLineChars="50" w:firstLine="120"/>
        <w:rPr>
          <w:rFonts w:ascii="Times New Roman" w:hAnsi="Times New Roman"/>
          <w:bCs/>
          <w:sz w:val="24"/>
          <w:szCs w:val="24"/>
        </w:rPr>
      </w:pPr>
      <w:r>
        <w:rPr>
          <w:rFonts w:ascii="Times New Roman" w:hAnsi="Times New Roman"/>
          <w:bCs/>
          <w:sz w:val="24"/>
          <w:szCs w:val="24"/>
          <w:u w:val="single"/>
        </w:rPr>
        <w:t xml:space="preserve">Second, </w:t>
      </w:r>
      <w:r w:rsidR="00896818">
        <w:rPr>
          <w:rFonts w:ascii="Times New Roman" w:hAnsi="Times New Roman"/>
          <w:bCs/>
          <w:sz w:val="24"/>
          <w:szCs w:val="24"/>
          <w:u w:val="single"/>
        </w:rPr>
        <w:t>h</w:t>
      </w:r>
      <w:r w:rsidRPr="001C0527">
        <w:rPr>
          <w:rFonts w:ascii="Times New Roman" w:hAnsi="Times New Roman"/>
          <w:bCs/>
          <w:sz w:val="24"/>
          <w:szCs w:val="24"/>
          <w:u w:val="single"/>
        </w:rPr>
        <w:t xml:space="preserve">ow is the dynamics created? </w:t>
      </w:r>
      <w:r w:rsidRPr="001C0527">
        <w:rPr>
          <w:rFonts w:ascii="Times New Roman" w:hAnsi="Times New Roman"/>
          <w:bCs/>
          <w:sz w:val="24"/>
          <w:szCs w:val="24"/>
        </w:rPr>
        <w:t xml:space="preserve">The NF data shown in fig 2c corresponds to a </w:t>
      </w:r>
      <w:r w:rsidRPr="001C0527">
        <w:rPr>
          <w:rFonts w:ascii="Times New Roman" w:hAnsi="Times New Roman"/>
          <w:bCs/>
          <w:sz w:val="24"/>
          <w:szCs w:val="24"/>
          <w:u w:val="single"/>
        </w:rPr>
        <w:t xml:space="preserve">stationary </w:t>
      </w:r>
      <w:proofErr w:type="gramStart"/>
      <w:r w:rsidRPr="001C0527">
        <w:rPr>
          <w:rFonts w:ascii="Times New Roman" w:hAnsi="Times New Roman"/>
          <w:bCs/>
          <w:sz w:val="24"/>
          <w:szCs w:val="24"/>
          <w:u w:val="single"/>
        </w:rPr>
        <w:t>situation</w:t>
      </w:r>
      <w:proofErr w:type="gramEnd"/>
      <w:r w:rsidRPr="001C0527">
        <w:rPr>
          <w:rFonts w:ascii="Times New Roman" w:hAnsi="Times New Roman"/>
          <w:bCs/>
          <w:sz w:val="24"/>
          <w:szCs w:val="24"/>
          <w:u w:val="single"/>
        </w:rPr>
        <w:t xml:space="preserve"> </w:t>
      </w:r>
      <w:r w:rsidRPr="001C0527">
        <w:rPr>
          <w:rFonts w:ascii="Times New Roman" w:hAnsi="Times New Roman"/>
          <w:bCs/>
          <w:sz w:val="24"/>
          <w:szCs w:val="24"/>
        </w:rPr>
        <w:t>I guess. </w:t>
      </w:r>
      <w:r w:rsidRPr="001C0527">
        <w:rPr>
          <w:rFonts w:ascii="Times New Roman" w:hAnsi="Times New Roman"/>
          <w:bCs/>
          <w:sz w:val="24"/>
          <w:szCs w:val="24"/>
          <w:u w:val="single"/>
        </w:rPr>
        <w:t xml:space="preserve"> How fast can </w:t>
      </w:r>
      <w:proofErr w:type="gramStart"/>
      <w:r w:rsidRPr="001C0527">
        <w:rPr>
          <w:rFonts w:ascii="Times New Roman" w:hAnsi="Times New Roman"/>
          <w:bCs/>
          <w:sz w:val="24"/>
          <w:szCs w:val="24"/>
          <w:u w:val="single"/>
        </w:rPr>
        <w:t>this dynamics</w:t>
      </w:r>
      <w:proofErr w:type="gramEnd"/>
      <w:r w:rsidRPr="001C0527">
        <w:rPr>
          <w:rFonts w:ascii="Times New Roman" w:hAnsi="Times New Roman"/>
          <w:bCs/>
          <w:sz w:val="24"/>
          <w:szCs w:val="24"/>
          <w:u w:val="single"/>
        </w:rPr>
        <w:t xml:space="preserve"> be </w:t>
      </w:r>
      <w:r w:rsidRPr="001C0527">
        <w:rPr>
          <w:rFonts w:ascii="Times New Roman" w:hAnsi="Times New Roman"/>
          <w:bCs/>
          <w:sz w:val="24"/>
          <w:szCs w:val="24"/>
        </w:rPr>
        <w:t xml:space="preserve">and </w:t>
      </w:r>
      <w:r w:rsidRPr="001C0527">
        <w:rPr>
          <w:rFonts w:ascii="Times New Roman" w:hAnsi="Times New Roman"/>
          <w:bCs/>
          <w:sz w:val="24"/>
          <w:szCs w:val="24"/>
          <w:u w:val="single"/>
        </w:rPr>
        <w:t xml:space="preserve">how is it measured? </w:t>
      </w:r>
    </w:p>
    <w:p w14:paraId="40FF487E" w14:textId="4F53AF4C" w:rsidR="0040207D" w:rsidRDefault="00CC5E31" w:rsidP="00E22D7E">
      <w:pPr>
        <w:spacing w:line="360" w:lineRule="auto"/>
        <w:rPr>
          <w:rFonts w:ascii="Times New Roman" w:hAnsi="Times New Roman"/>
          <w:bCs/>
          <w:sz w:val="24"/>
          <w:szCs w:val="24"/>
        </w:rPr>
      </w:pPr>
      <w:r w:rsidRPr="006B51A0">
        <w:rPr>
          <w:rFonts w:ascii="Times New Roman" w:hAnsi="Times New Roman" w:hint="eastAsia"/>
          <w:b/>
          <w:sz w:val="24"/>
          <w:szCs w:val="24"/>
        </w:rPr>
        <w:t>R</w:t>
      </w:r>
      <w:r w:rsidRPr="006B51A0">
        <w:rPr>
          <w:rFonts w:ascii="Times New Roman" w:hAnsi="Times New Roman"/>
          <w:b/>
          <w:sz w:val="24"/>
          <w:szCs w:val="24"/>
        </w:rPr>
        <w:t>2.</w:t>
      </w:r>
      <w:r w:rsidR="006B51A0" w:rsidRPr="006B51A0">
        <w:rPr>
          <w:rFonts w:ascii="Times New Roman" w:hAnsi="Times New Roman"/>
          <w:b/>
          <w:sz w:val="24"/>
          <w:szCs w:val="24"/>
        </w:rPr>
        <w:t>2</w:t>
      </w:r>
      <w:r w:rsidRPr="006B51A0">
        <w:rPr>
          <w:rFonts w:ascii="Times New Roman" w:hAnsi="Times New Roman"/>
          <w:b/>
          <w:sz w:val="24"/>
          <w:szCs w:val="24"/>
        </w:rPr>
        <w:t>.</w:t>
      </w:r>
      <w:r w:rsidR="008E29AC">
        <w:rPr>
          <w:rFonts w:ascii="Times New Roman" w:hAnsi="Times New Roman"/>
          <w:b/>
          <w:sz w:val="24"/>
          <w:szCs w:val="24"/>
        </w:rPr>
        <w:t>4</w:t>
      </w:r>
      <w:r w:rsidRPr="006B51A0">
        <w:rPr>
          <w:rFonts w:ascii="Times New Roman" w:hAnsi="Times New Roman"/>
          <w:b/>
          <w:sz w:val="24"/>
          <w:szCs w:val="24"/>
        </w:rPr>
        <w:t>. Reply to R2.</w:t>
      </w:r>
      <w:r w:rsidR="006B51A0" w:rsidRPr="006B51A0">
        <w:rPr>
          <w:rFonts w:ascii="Times New Roman" w:hAnsi="Times New Roman"/>
          <w:b/>
          <w:sz w:val="24"/>
          <w:szCs w:val="24"/>
        </w:rPr>
        <w:t>2</w:t>
      </w:r>
      <w:r w:rsidRPr="006B51A0">
        <w:rPr>
          <w:rFonts w:ascii="Times New Roman" w:hAnsi="Times New Roman"/>
          <w:b/>
          <w:sz w:val="24"/>
          <w:szCs w:val="24"/>
        </w:rPr>
        <w:t>.</w:t>
      </w:r>
      <w:r w:rsidR="00A344D3">
        <w:rPr>
          <w:rFonts w:ascii="Times New Roman" w:hAnsi="Times New Roman"/>
          <w:b/>
          <w:sz w:val="24"/>
          <w:szCs w:val="24"/>
        </w:rPr>
        <w:t>3</w:t>
      </w:r>
      <w:r w:rsidRPr="006B51A0">
        <w:rPr>
          <w:rFonts w:ascii="Times New Roman" w:hAnsi="Times New Roman"/>
          <w:b/>
          <w:sz w:val="24"/>
          <w:szCs w:val="24"/>
        </w:rPr>
        <w:t>.</w:t>
      </w:r>
      <w:r w:rsidR="00E90E10">
        <w:rPr>
          <w:rFonts w:ascii="Times New Roman" w:hAnsi="Times New Roman"/>
          <w:bCs/>
          <w:sz w:val="24"/>
          <w:szCs w:val="24"/>
        </w:rPr>
        <w:t xml:space="preserve"> </w:t>
      </w:r>
      <w:r w:rsidR="00606019">
        <w:rPr>
          <w:rFonts w:ascii="Times New Roman" w:hAnsi="Times New Roman"/>
          <w:bCs/>
          <w:sz w:val="24"/>
          <w:szCs w:val="24"/>
        </w:rPr>
        <w:t>How dynamic near-field speckle illumination is generated and induce fluorescence intensity fluctuation</w:t>
      </w:r>
      <w:r w:rsidR="0056093A">
        <w:rPr>
          <w:rFonts w:ascii="Times New Roman" w:hAnsi="Times New Roman"/>
          <w:bCs/>
          <w:sz w:val="24"/>
          <w:szCs w:val="24"/>
        </w:rPr>
        <w:t xml:space="preserve"> (</w:t>
      </w:r>
      <w:r w:rsidR="00E22D7E">
        <w:rPr>
          <w:rFonts w:ascii="Times New Roman" w:hAnsi="Times New Roman"/>
          <w:bCs/>
          <w:sz w:val="24"/>
          <w:szCs w:val="24"/>
        </w:rPr>
        <w:t xml:space="preserve">see the renewed </w:t>
      </w:r>
      <w:r w:rsidR="0056093A">
        <w:rPr>
          <w:rFonts w:ascii="Times New Roman" w:hAnsi="Times New Roman"/>
          <w:bCs/>
          <w:sz w:val="24"/>
          <w:szCs w:val="24"/>
        </w:rPr>
        <w:t>Fig</w:t>
      </w:r>
      <w:r w:rsidR="00E22D7E">
        <w:rPr>
          <w:rFonts w:ascii="Times New Roman" w:hAnsi="Times New Roman"/>
          <w:bCs/>
          <w:sz w:val="24"/>
          <w:szCs w:val="24"/>
        </w:rPr>
        <w:t>.</w:t>
      </w:r>
      <w:r w:rsidR="0056093A">
        <w:rPr>
          <w:rFonts w:ascii="Times New Roman" w:hAnsi="Times New Roman"/>
          <w:bCs/>
          <w:sz w:val="24"/>
          <w:szCs w:val="24"/>
        </w:rPr>
        <w:t xml:space="preserve"> </w:t>
      </w:r>
      <w:r w:rsidR="00E22D7E">
        <w:rPr>
          <w:rFonts w:ascii="Times New Roman" w:hAnsi="Times New Roman"/>
          <w:bCs/>
          <w:sz w:val="24"/>
          <w:szCs w:val="24"/>
        </w:rPr>
        <w:t>1</w:t>
      </w:r>
      <w:r w:rsidR="0056093A">
        <w:rPr>
          <w:rFonts w:ascii="Times New Roman" w:hAnsi="Times New Roman"/>
          <w:bCs/>
          <w:sz w:val="24"/>
          <w:szCs w:val="24"/>
        </w:rPr>
        <w:t>)</w:t>
      </w:r>
    </w:p>
    <w:p w14:paraId="0CCEEB54" w14:textId="22D6B40C" w:rsidR="00E22D7E" w:rsidRDefault="00E22D7E" w:rsidP="00E22D7E">
      <w:pPr>
        <w:spacing w:line="360" w:lineRule="auto"/>
        <w:rPr>
          <w:rFonts w:ascii="Times New Roman" w:eastAsiaTheme="minorEastAsia" w:hAnsi="Times New Roman"/>
          <w:sz w:val="24"/>
          <w:szCs w:val="24"/>
        </w:rPr>
      </w:pPr>
      <w:del w:id="636" w:author="choi young" w:date="2021-12-29T14:44:00Z">
        <w:r w:rsidDel="006B61EF">
          <w:rPr>
            <w:rFonts w:ascii="Times New Roman" w:hAnsi="Times New Roman"/>
            <w:bCs/>
            <w:noProof/>
            <w:sz w:val="24"/>
            <w:szCs w:val="24"/>
          </w:rPr>
          <w:drawing>
            <wp:inline distT="0" distB="0" distL="0" distR="0" wp14:anchorId="348CBAF6" wp14:editId="55D10FB2">
              <wp:extent cx="5731510" cy="6005830"/>
              <wp:effectExtent l="0" t="0" r="2540" b="0"/>
              <wp:docPr id="144" name="그림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그림 1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6005830"/>
                      </a:xfrm>
                      <a:prstGeom prst="rect">
                        <a:avLst/>
                      </a:prstGeom>
                    </pic:spPr>
                  </pic:pic>
                </a:graphicData>
              </a:graphic>
            </wp:inline>
          </w:drawing>
        </w:r>
      </w:del>
      <w:ins w:id="637" w:author="choi young" w:date="2021-12-29T14:44:00Z">
        <w:r w:rsidR="006B61EF">
          <w:rPr>
            <w:rFonts w:ascii="Times New Roman" w:eastAsiaTheme="minorEastAsia" w:hAnsi="Times New Roman"/>
            <w:noProof/>
            <w:sz w:val="24"/>
            <w:szCs w:val="24"/>
          </w:rPr>
          <w:drawing>
            <wp:inline distT="0" distB="0" distL="0" distR="0" wp14:anchorId="21C600FC" wp14:editId="59B5ACF2">
              <wp:extent cx="5731510" cy="600265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6002655"/>
                      </a:xfrm>
                      <a:prstGeom prst="rect">
                        <a:avLst/>
                      </a:prstGeom>
                    </pic:spPr>
                  </pic:pic>
                </a:graphicData>
              </a:graphic>
            </wp:inline>
          </w:drawing>
        </w:r>
      </w:ins>
    </w:p>
    <w:p w14:paraId="1BA0A556" w14:textId="77777777" w:rsidR="00422D2A" w:rsidRPr="00CD1F78" w:rsidRDefault="00422D2A" w:rsidP="00422D2A">
      <w:pPr>
        <w:spacing w:line="360" w:lineRule="auto"/>
        <w:rPr>
          <w:ins w:id="638" w:author="choi young" w:date="2021-12-29T14:47:00Z"/>
          <w:rFonts w:ascii="Times New Roman" w:eastAsiaTheme="minorEastAsia" w:hAnsi="Times New Roman"/>
          <w:sz w:val="24"/>
          <w:szCs w:val="24"/>
        </w:rPr>
      </w:pPr>
      <w:ins w:id="639" w:author="choi young" w:date="2021-12-29T14:47:00Z">
        <w:r>
          <w:rPr>
            <w:rFonts w:ascii="Times New Roman" w:hAnsi="Times New Roman"/>
            <w:b/>
            <w:bCs/>
            <w:sz w:val="24"/>
            <w:szCs w:val="24"/>
          </w:rPr>
          <w:t xml:space="preserve">(Revised) </w:t>
        </w:r>
        <w:r w:rsidRPr="00E87CBA">
          <w:rPr>
            <w:rFonts w:ascii="Times New Roman" w:hAnsi="Times New Roman"/>
            <w:b/>
            <w:bCs/>
            <w:sz w:val="24"/>
            <w:szCs w:val="24"/>
          </w:rPr>
          <w:t xml:space="preserve">Fig. 1. </w:t>
        </w:r>
        <w:r w:rsidRPr="00E87CBA">
          <w:rPr>
            <w:rFonts w:ascii="Times New Roman" w:eastAsia="SimSun" w:hAnsi="Times New Roman"/>
            <w:b/>
            <w:bCs/>
            <w:sz w:val="24"/>
            <w:szCs w:val="24"/>
          </w:rPr>
          <w:t>Dynamic near-field speckle illumination for NS-SOFI imaging experiment.</w:t>
        </w:r>
        <w:r w:rsidRPr="00E87CBA">
          <w:rPr>
            <w:rFonts w:ascii="Times New Roman" w:eastAsia="SimSun" w:hAnsi="Times New Roman"/>
            <w:sz w:val="24"/>
            <w:szCs w:val="24"/>
          </w:rPr>
          <w:t xml:space="preserve"> </w:t>
        </w:r>
        <w:r w:rsidRPr="00E87CBA">
          <w:rPr>
            <w:rFonts w:ascii="Times New Roman" w:eastAsia="SimSun" w:hAnsi="Times New Roman"/>
            <w:b/>
            <w:bCs/>
            <w:sz w:val="24"/>
            <w:szCs w:val="24"/>
          </w:rPr>
          <w:t>a, b</w:t>
        </w:r>
        <w:r w:rsidRPr="00E87CBA">
          <w:rPr>
            <w:rFonts w:ascii="Times New Roman" w:eastAsia="SimSun" w:hAnsi="Times New Roman"/>
            <w:sz w:val="24"/>
            <w:szCs w:val="24"/>
          </w:rPr>
          <w:t xml:space="preserve">. Two independent fluorophores are assumed to be separated within </w:t>
        </w:r>
        <w:proofErr w:type="spellStart"/>
        <w:r w:rsidRPr="00E87CBA">
          <w:rPr>
            <w:rFonts w:ascii="Times New Roman" w:eastAsia="SimSun" w:hAnsi="Times New Roman"/>
            <w:sz w:val="24"/>
            <w:szCs w:val="24"/>
          </w:rPr>
          <w:t>subdiffraction</w:t>
        </w:r>
        <w:proofErr w:type="spellEnd"/>
        <w:r w:rsidRPr="00E87CBA">
          <w:rPr>
            <w:rFonts w:ascii="Times New Roman" w:eastAsia="SimSun" w:hAnsi="Times New Roman"/>
            <w:sz w:val="24"/>
            <w:szCs w:val="24"/>
          </w:rPr>
          <w:t xml:space="preserve"> distance under dynamic speckle illumination in the far- (</w:t>
        </w:r>
        <w:r w:rsidRPr="00E87CBA">
          <w:rPr>
            <w:rFonts w:ascii="Times New Roman" w:eastAsia="SimSun" w:hAnsi="Times New Roman"/>
            <w:b/>
            <w:bCs/>
            <w:sz w:val="24"/>
            <w:szCs w:val="24"/>
          </w:rPr>
          <w:t>a</w:t>
        </w:r>
        <w:r w:rsidRPr="00E87CBA">
          <w:rPr>
            <w:rFonts w:ascii="Times New Roman" w:eastAsia="SimSun" w:hAnsi="Times New Roman"/>
            <w:sz w:val="24"/>
            <w:szCs w:val="24"/>
          </w:rPr>
          <w:t>) and near-field (</w:t>
        </w:r>
        <w:r w:rsidRPr="00E87CBA">
          <w:rPr>
            <w:rFonts w:ascii="Times New Roman" w:eastAsia="SimSun" w:hAnsi="Times New Roman"/>
            <w:b/>
            <w:bCs/>
            <w:sz w:val="24"/>
            <w:szCs w:val="24"/>
          </w:rPr>
          <w:t>b</w:t>
        </w:r>
        <w:r w:rsidRPr="00E87CBA">
          <w:rPr>
            <w:rFonts w:ascii="Times New Roman" w:eastAsia="SimSun" w:hAnsi="Times New Roman"/>
            <w:sz w:val="24"/>
            <w:szCs w:val="24"/>
          </w:rPr>
          <w:t xml:space="preserve">). </w:t>
        </w:r>
        <w:r w:rsidRPr="00E87CBA">
          <w:rPr>
            <w:rFonts w:ascii="Times New Roman" w:eastAsia="SimSun" w:hAnsi="Times New Roman"/>
            <w:sz w:val="24"/>
            <w:szCs w:val="24"/>
          </w:rPr>
          <w:lastRenderedPageBreak/>
          <w:t xml:space="preserve">Examples of fluorescence intensity fluctuation </w:t>
        </w:r>
        <w:r w:rsidRPr="00E87CBA">
          <w:rPr>
            <w:rFonts w:ascii="Times New Roman" w:eastAsiaTheme="minorEastAsia" w:hAnsi="Times New Roman"/>
            <w:sz w:val="24"/>
            <w:szCs w:val="24"/>
          </w:rPr>
          <w:t>trace</w:t>
        </w:r>
        <w:r w:rsidRPr="00E87CBA">
          <w:rPr>
            <w:rFonts w:ascii="Times New Roman" w:eastAsia="SimSun" w:hAnsi="Times New Roman"/>
            <w:sz w:val="24"/>
            <w:szCs w:val="24"/>
          </w:rPr>
          <w:t xml:space="preserve"> </w:t>
        </w:r>
      </w:ins>
      <m:oMath>
        <m:r>
          <w:ins w:id="640" w:author="choi young" w:date="2021-12-29T14:47:00Z">
            <w:rPr>
              <w:rFonts w:ascii="Cambria Math" w:eastAsiaTheme="minorEastAsia" w:hAnsi="Cambria Math"/>
              <w:sz w:val="24"/>
              <w:szCs w:val="24"/>
            </w:rPr>
            <m:t>I(</m:t>
          </w:ins>
        </m:r>
        <m:r>
          <w:ins w:id="641" w:author="choi young" w:date="2021-12-29T14:47:00Z">
            <m:rPr>
              <m:sty m:val="bi"/>
            </m:rPr>
            <w:rPr>
              <w:rFonts w:ascii="Cambria Math" w:eastAsiaTheme="minorEastAsia" w:hAnsi="Cambria Math"/>
              <w:sz w:val="24"/>
              <w:szCs w:val="24"/>
            </w:rPr>
            <m:t>r</m:t>
          </w:ins>
        </m:r>
        <m:r>
          <w:ins w:id="642" w:author="choi young" w:date="2021-12-29T14:47:00Z">
            <w:rPr>
              <w:rFonts w:ascii="Cambria Math" w:eastAsiaTheme="minorEastAsia" w:hAnsi="Cambria Math"/>
              <w:sz w:val="24"/>
              <w:szCs w:val="24"/>
            </w:rPr>
            <m:t>,t)</m:t>
          </w:ins>
        </m:r>
      </m:oMath>
      <w:ins w:id="643" w:author="choi young" w:date="2021-12-29T14:47:00Z">
        <w:r w:rsidRPr="00E87CBA">
          <w:rPr>
            <w:rFonts w:ascii="Times New Roman" w:eastAsiaTheme="minorEastAsia" w:hAnsi="Times New Roman"/>
            <w:sz w:val="24"/>
            <w:szCs w:val="24"/>
          </w:rPr>
          <w:t xml:space="preserve"> measured during 300 frames of dynamic speckle illumination sampled at the locations of the two fluorophores and their midpoint. In contrast to far-field speckles (</w:t>
        </w:r>
        <w:r w:rsidRPr="00E87CBA">
          <w:rPr>
            <w:rFonts w:ascii="Times New Roman" w:eastAsiaTheme="minorEastAsia" w:hAnsi="Times New Roman"/>
            <w:b/>
            <w:bCs/>
            <w:sz w:val="24"/>
            <w:szCs w:val="24"/>
          </w:rPr>
          <w:t>a</w:t>
        </w:r>
        <w:r w:rsidRPr="00E87CBA">
          <w:rPr>
            <w:rFonts w:ascii="Times New Roman" w:eastAsiaTheme="minorEastAsia" w:hAnsi="Times New Roman"/>
            <w:sz w:val="24"/>
            <w:szCs w:val="24"/>
          </w:rPr>
          <w:t>),</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dynamic</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near-field</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speckle</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illumination (</w:t>
        </w:r>
        <w:r w:rsidRPr="00E87CBA">
          <w:rPr>
            <w:rFonts w:ascii="Times New Roman" w:eastAsiaTheme="minorEastAsia" w:hAnsi="Times New Roman"/>
            <w:b/>
            <w:bCs/>
            <w:sz w:val="24"/>
            <w:szCs w:val="24"/>
          </w:rPr>
          <w:t>b</w:t>
        </w:r>
        <w:r w:rsidRPr="00E87CBA">
          <w:rPr>
            <w:rFonts w:ascii="Times New Roman" w:eastAsiaTheme="minorEastAsia" w:hAnsi="Times New Roman"/>
            <w:sz w:val="24"/>
            <w:szCs w:val="24"/>
          </w:rPr>
          <w:t>)</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of</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subwavelength grain size</w:t>
        </w:r>
        <w:r w:rsidRPr="00E87CBA">
          <w:rPr>
            <w:rFonts w:ascii="Times New Roman" w:eastAsia="SimSun" w:hAnsi="Times New Roman"/>
            <w:sz w:val="24"/>
            <w:szCs w:val="24"/>
          </w:rPr>
          <w:t xml:space="preserve"> produce</w:t>
        </w:r>
        <w:r w:rsidRPr="00E87CBA">
          <w:rPr>
            <w:rFonts w:ascii="Times New Roman" w:eastAsiaTheme="minorEastAsia" w:hAnsi="Times New Roman"/>
            <w:sz w:val="24"/>
            <w:szCs w:val="24"/>
          </w:rPr>
          <w:t>s</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independent fluctuation of two fluorophores favorable for SOFI processing</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Here,</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the</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transparent</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Gaussian</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lobes assigned to each fluorophore represent the scale of the point</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spread functions of the base fluorescence detection imaging system.</w:t>
        </w:r>
        <w:r w:rsidRPr="00422D2A">
          <w:rPr>
            <w:rFonts w:ascii="Times New Roman" w:eastAsiaTheme="minorEastAsia" w:hAnsi="Times New Roman"/>
            <w:sz w:val="24"/>
            <w:szCs w:val="24"/>
          </w:rPr>
          <w:t xml:space="preserve"> </w:t>
        </w:r>
        <w:r w:rsidRPr="00E87CBA">
          <w:rPr>
            <w:rFonts w:ascii="Times New Roman" w:eastAsia="SimSun" w:hAnsi="Times New Roman"/>
            <w:b/>
            <w:bCs/>
            <w:sz w:val="24"/>
            <w:szCs w:val="24"/>
          </w:rPr>
          <w:t>c, d</w:t>
        </w:r>
        <w:r w:rsidRPr="00E87CBA">
          <w:rPr>
            <w:rFonts w:ascii="Times New Roman" w:eastAsia="SimSun" w:hAnsi="Times New Roman"/>
            <w:sz w:val="24"/>
            <w:szCs w:val="24"/>
          </w:rPr>
          <w:t xml:space="preserve"> Schematic representation of illumination optics to produce dynamic near-field speckle illumination. </w:t>
        </w:r>
        <w:r w:rsidRPr="00E87CBA">
          <w:rPr>
            <w:rFonts w:ascii="Times New Roman" w:eastAsiaTheme="minorEastAsia" w:hAnsi="Times New Roman"/>
            <w:sz w:val="24"/>
            <w:szCs w:val="24"/>
          </w:rPr>
          <w:t>A</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pair</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of</w:t>
        </w:r>
        <w:r w:rsidRPr="00E87CBA">
          <w:rPr>
            <w:rFonts w:ascii="Times New Roman" w:eastAsia="SimSun" w:hAnsi="Times New Roman"/>
            <w:sz w:val="24"/>
            <w:szCs w:val="24"/>
          </w:rPr>
          <w:t xml:space="preserve"> (pseudo-colored) red and blue sphere </w:t>
        </w:r>
        <w:r w:rsidRPr="00E87CBA">
          <w:rPr>
            <w:rFonts w:ascii="Times New Roman" w:eastAsiaTheme="minorEastAsia" w:hAnsi="Times New Roman"/>
            <w:sz w:val="24"/>
            <w:szCs w:val="24"/>
          </w:rPr>
          <w:t>describes</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two</w:t>
        </w:r>
        <w:r w:rsidRPr="00E87CBA">
          <w:rPr>
            <w:rFonts w:ascii="Times New Roman" w:eastAsia="SimSun" w:hAnsi="Times New Roman"/>
            <w:sz w:val="24"/>
            <w:szCs w:val="24"/>
          </w:rPr>
          <w:t xml:space="preserve"> </w:t>
        </w:r>
        <w:r w:rsidRPr="00E87CBA">
          <w:rPr>
            <w:rFonts w:ascii="Times New Roman" w:eastAsiaTheme="minorEastAsia" w:hAnsi="Times New Roman"/>
            <w:sz w:val="24"/>
            <w:szCs w:val="24"/>
          </w:rPr>
          <w:t>independent fluorophores</w:t>
        </w:r>
        <w:r w:rsidRPr="00E87CBA">
          <w:rPr>
            <w:rFonts w:ascii="Times New Roman" w:eastAsia="SimSun" w:hAnsi="Times New Roman"/>
            <w:sz w:val="24"/>
            <w:szCs w:val="24"/>
          </w:rPr>
          <w:t xml:space="preserve"> separated within </w:t>
        </w:r>
        <w:proofErr w:type="spellStart"/>
        <w:r w:rsidRPr="00E87CBA">
          <w:rPr>
            <w:rFonts w:ascii="Times New Roman" w:eastAsia="SimSun" w:hAnsi="Times New Roman"/>
            <w:sz w:val="24"/>
            <w:szCs w:val="24"/>
          </w:rPr>
          <w:t>subdiffraction</w:t>
        </w:r>
        <w:proofErr w:type="spellEnd"/>
        <w:r w:rsidRPr="00E87CBA">
          <w:rPr>
            <w:rFonts w:ascii="Times New Roman" w:eastAsia="SimSun" w:hAnsi="Times New Roman"/>
            <w:sz w:val="24"/>
            <w:szCs w:val="24"/>
          </w:rPr>
          <w:t xml:space="preserve"> distance under dynamic </w:t>
        </w:r>
        <w:r w:rsidRPr="00E87CBA">
          <w:rPr>
            <w:rFonts w:ascii="Times New Roman" w:eastAsiaTheme="minorEastAsia" w:hAnsi="Times New Roman"/>
            <w:sz w:val="24"/>
            <w:szCs w:val="24"/>
          </w:rPr>
          <w:t>near-field</w:t>
        </w:r>
        <w:r w:rsidRPr="00E87CBA">
          <w:rPr>
            <w:rFonts w:ascii="Times New Roman" w:eastAsia="SimSun" w:hAnsi="Times New Roman"/>
            <w:sz w:val="24"/>
            <w:szCs w:val="24"/>
          </w:rPr>
          <w:t xml:space="preserve"> speckle illumination</w:t>
        </w:r>
        <w:r w:rsidRPr="00E87CBA">
          <w:rPr>
            <w:rFonts w:ascii="Times New Roman" w:eastAsiaTheme="minorEastAsia" w:hAnsi="Times New Roman"/>
            <w:sz w:val="24"/>
            <w:szCs w:val="24"/>
          </w:rPr>
          <w:t>.</w:t>
        </w:r>
        <w:r w:rsidRPr="00E87CBA">
          <w:rPr>
            <w:rFonts w:ascii="Times New Roman" w:eastAsia="SimSun" w:hAnsi="Times New Roman"/>
            <w:sz w:val="24"/>
            <w:szCs w:val="24"/>
          </w:rPr>
          <w:t xml:space="preserve"> </w:t>
        </w:r>
        <w:r w:rsidRPr="00E87CBA">
          <w:rPr>
            <w:rFonts w:ascii="Times New Roman" w:eastAsia="SimSun" w:hAnsi="Times New Roman"/>
            <w:b/>
            <w:bCs/>
            <w:sz w:val="24"/>
            <w:szCs w:val="24"/>
          </w:rPr>
          <w:t>d</w:t>
        </w:r>
        <w:r w:rsidRPr="00E87CBA">
          <w:rPr>
            <w:rFonts w:ascii="Times New Roman" w:eastAsia="SimSun" w:hAnsi="Times New Roman"/>
            <w:sz w:val="24"/>
            <w:szCs w:val="24"/>
          </w:rPr>
          <w:t xml:space="preserve"> Pictorial description of two-step scattering of a laser beam through the translated diffuser and turbid medium, which results in dynamic near-field speckle illumination at the sample plane (see Supporting Note S2 for details)</w:t>
        </w:r>
      </w:ins>
    </w:p>
    <w:p w14:paraId="0DFC9B79" w14:textId="0D1938B1" w:rsidR="00E22D7E" w:rsidDel="00422D2A" w:rsidRDefault="00E22D7E" w:rsidP="00E22D7E">
      <w:pPr>
        <w:spacing w:line="360" w:lineRule="auto"/>
        <w:rPr>
          <w:del w:id="644" w:author="choi young" w:date="2021-12-29T14:47:00Z"/>
          <w:rFonts w:ascii="Times New Roman" w:eastAsia="SimSun" w:hAnsi="Times New Roman"/>
          <w:sz w:val="24"/>
          <w:szCs w:val="24"/>
        </w:rPr>
      </w:pPr>
      <w:del w:id="645" w:author="choi young" w:date="2021-12-29T14:47:00Z">
        <w:r w:rsidDel="00422D2A">
          <w:rPr>
            <w:rFonts w:ascii="Times New Roman" w:hAnsi="Times New Roman"/>
            <w:b/>
            <w:bCs/>
            <w:sz w:val="24"/>
            <w:szCs w:val="24"/>
          </w:rPr>
          <w:delText xml:space="preserve">(Revised) </w:delText>
        </w:r>
        <w:r w:rsidRPr="00BA413A" w:rsidDel="00422D2A">
          <w:rPr>
            <w:rFonts w:ascii="Times New Roman" w:hAnsi="Times New Roman"/>
            <w:b/>
            <w:bCs/>
            <w:sz w:val="24"/>
            <w:szCs w:val="24"/>
          </w:rPr>
          <w:delText>Fig</w:delText>
        </w:r>
        <w:r w:rsidDel="00422D2A">
          <w:rPr>
            <w:rFonts w:ascii="Times New Roman" w:hAnsi="Times New Roman"/>
            <w:b/>
            <w:bCs/>
            <w:sz w:val="24"/>
            <w:szCs w:val="24"/>
          </w:rPr>
          <w:delText>.</w:delText>
        </w:r>
        <w:r w:rsidRPr="00BA413A" w:rsidDel="00422D2A">
          <w:rPr>
            <w:rFonts w:ascii="Times New Roman" w:hAnsi="Times New Roman"/>
            <w:b/>
            <w:bCs/>
            <w:sz w:val="24"/>
            <w:szCs w:val="24"/>
          </w:rPr>
          <w:delText xml:space="preserve"> </w:delText>
        </w:r>
        <w:r w:rsidDel="00422D2A">
          <w:rPr>
            <w:rFonts w:ascii="Times New Roman" w:hAnsi="Times New Roman"/>
            <w:b/>
            <w:bCs/>
            <w:sz w:val="24"/>
            <w:szCs w:val="24"/>
          </w:rPr>
          <w:delText>1.</w:delText>
        </w:r>
        <w:r w:rsidRPr="00BA413A" w:rsidDel="00422D2A">
          <w:rPr>
            <w:rFonts w:ascii="Times New Roman" w:hAnsi="Times New Roman"/>
            <w:b/>
            <w:bCs/>
            <w:sz w:val="24"/>
            <w:szCs w:val="24"/>
          </w:rPr>
          <w:delText xml:space="preserve"> </w:delText>
        </w:r>
        <w:r w:rsidRPr="00BA413A" w:rsidDel="00422D2A">
          <w:rPr>
            <w:rFonts w:ascii="Times New Roman" w:eastAsia="SimSun" w:hAnsi="Times New Roman"/>
            <w:b/>
            <w:bCs/>
            <w:sz w:val="24"/>
            <w:szCs w:val="24"/>
          </w:rPr>
          <w:delText>Dynamic near-field speckle illumination for NS-SOFI imaging experiment.</w:delText>
        </w:r>
        <w:r w:rsidRPr="00BA413A" w:rsidDel="00422D2A">
          <w:rPr>
            <w:rFonts w:ascii="Times New Roman" w:eastAsia="SimSun" w:hAnsi="Times New Roman"/>
            <w:sz w:val="24"/>
            <w:szCs w:val="24"/>
          </w:rPr>
          <w:delText xml:space="preserve"> </w:delText>
        </w:r>
        <w:r w:rsidRPr="00CB6188" w:rsidDel="00422D2A">
          <w:rPr>
            <w:rFonts w:ascii="Times New Roman" w:eastAsia="SimSun" w:hAnsi="Times New Roman"/>
            <w:b/>
            <w:bCs/>
            <w:sz w:val="24"/>
            <w:szCs w:val="24"/>
          </w:rPr>
          <w:delText>a</w:delText>
        </w:r>
        <w:r w:rsidRPr="00BA413A" w:rsidDel="00422D2A">
          <w:rPr>
            <w:rFonts w:ascii="Times New Roman" w:eastAsia="SimSun" w:hAnsi="Times New Roman"/>
            <w:sz w:val="24"/>
            <w:szCs w:val="24"/>
          </w:rPr>
          <w:delText xml:space="preserve"> Schematic representation of illumination optics in </w:delText>
        </w:r>
        <w:r w:rsidRPr="00BA413A" w:rsidDel="00422D2A">
          <w:rPr>
            <w:rFonts w:ascii="Times New Roman" w:eastAsia="SimSun" w:hAnsi="Times New Roman"/>
            <w:b/>
            <w:bCs/>
            <w:sz w:val="24"/>
            <w:szCs w:val="24"/>
          </w:rPr>
          <w:delText>a</w:delText>
        </w:r>
        <w:r w:rsidRPr="00BA413A" w:rsidDel="00422D2A">
          <w:rPr>
            <w:rFonts w:ascii="Times New Roman" w:eastAsia="SimSun" w:hAnsi="Times New Roman"/>
            <w:sz w:val="24"/>
            <w:szCs w:val="24"/>
          </w:rPr>
          <w:delText xml:space="preserve"> to produce dynamic near-field speckle illumination. </w:delText>
        </w:r>
        <w:r w:rsidRPr="00BA413A" w:rsidDel="00422D2A">
          <w:rPr>
            <w:rFonts w:ascii="Times New Roman" w:eastAsiaTheme="minorEastAsia" w:hAnsi="Times New Roman"/>
            <w:sz w:val="24"/>
            <w:szCs w:val="24"/>
          </w:rPr>
          <w:delText>A</w:delText>
        </w:r>
        <w:r w:rsidRPr="00BA413A" w:rsidDel="00422D2A">
          <w:rPr>
            <w:rFonts w:ascii="Times New Roman" w:eastAsia="SimSun" w:hAnsi="Times New Roman"/>
            <w:sz w:val="24"/>
            <w:szCs w:val="24"/>
          </w:rPr>
          <w:delText xml:space="preserve"> </w:delText>
        </w:r>
        <w:r w:rsidRPr="00BA413A" w:rsidDel="00422D2A">
          <w:rPr>
            <w:rFonts w:ascii="Times New Roman" w:eastAsiaTheme="minorEastAsia" w:hAnsi="Times New Roman"/>
            <w:sz w:val="24"/>
            <w:szCs w:val="24"/>
          </w:rPr>
          <w:delText>pair</w:delText>
        </w:r>
        <w:r w:rsidRPr="00BA413A" w:rsidDel="00422D2A">
          <w:rPr>
            <w:rFonts w:ascii="Times New Roman" w:eastAsia="SimSun" w:hAnsi="Times New Roman"/>
            <w:sz w:val="24"/>
            <w:szCs w:val="24"/>
          </w:rPr>
          <w:delText xml:space="preserve"> </w:delText>
        </w:r>
        <w:r w:rsidRPr="00BA413A" w:rsidDel="00422D2A">
          <w:rPr>
            <w:rFonts w:ascii="Times New Roman" w:eastAsiaTheme="minorEastAsia" w:hAnsi="Times New Roman"/>
            <w:sz w:val="24"/>
            <w:szCs w:val="24"/>
          </w:rPr>
          <w:delText>of</w:delText>
        </w:r>
        <w:r w:rsidRPr="00BA413A" w:rsidDel="00422D2A">
          <w:rPr>
            <w:rFonts w:ascii="Times New Roman" w:eastAsia="SimSun" w:hAnsi="Times New Roman"/>
            <w:sz w:val="24"/>
            <w:szCs w:val="24"/>
          </w:rPr>
          <w:delText xml:space="preserve"> (pseudo-colored) red and blue sphere </w:delText>
        </w:r>
        <w:r w:rsidRPr="00BA413A" w:rsidDel="00422D2A">
          <w:rPr>
            <w:rFonts w:ascii="Times New Roman" w:eastAsiaTheme="minorEastAsia" w:hAnsi="Times New Roman"/>
            <w:sz w:val="24"/>
            <w:szCs w:val="24"/>
          </w:rPr>
          <w:delText>describes</w:delText>
        </w:r>
        <w:r w:rsidRPr="00BA413A" w:rsidDel="00422D2A">
          <w:rPr>
            <w:rFonts w:ascii="Times New Roman" w:eastAsia="SimSun" w:hAnsi="Times New Roman"/>
            <w:sz w:val="24"/>
            <w:szCs w:val="24"/>
          </w:rPr>
          <w:delText xml:space="preserve"> </w:delText>
        </w:r>
        <w:r w:rsidRPr="00BA413A" w:rsidDel="00422D2A">
          <w:rPr>
            <w:rFonts w:ascii="Times New Roman" w:eastAsiaTheme="minorEastAsia" w:hAnsi="Times New Roman"/>
            <w:sz w:val="24"/>
            <w:szCs w:val="24"/>
          </w:rPr>
          <w:delText>two</w:delText>
        </w:r>
        <w:r w:rsidRPr="00BA413A" w:rsidDel="00422D2A">
          <w:rPr>
            <w:rFonts w:ascii="Times New Roman" w:eastAsia="SimSun" w:hAnsi="Times New Roman"/>
            <w:sz w:val="24"/>
            <w:szCs w:val="24"/>
          </w:rPr>
          <w:delText xml:space="preserve"> </w:delText>
        </w:r>
        <w:r w:rsidRPr="00BA413A" w:rsidDel="00422D2A">
          <w:rPr>
            <w:rFonts w:ascii="Times New Roman" w:eastAsiaTheme="minorEastAsia" w:hAnsi="Times New Roman"/>
            <w:sz w:val="24"/>
            <w:szCs w:val="24"/>
          </w:rPr>
          <w:delText>independent fluorophores</w:delText>
        </w:r>
        <w:r w:rsidRPr="00BA413A" w:rsidDel="00422D2A">
          <w:rPr>
            <w:rFonts w:ascii="Times New Roman" w:eastAsia="SimSun" w:hAnsi="Times New Roman"/>
            <w:sz w:val="24"/>
            <w:szCs w:val="24"/>
          </w:rPr>
          <w:delText xml:space="preserve"> separated within subdiffraction distance under dynamic </w:delText>
        </w:r>
        <w:r w:rsidRPr="00BA413A" w:rsidDel="00422D2A">
          <w:rPr>
            <w:rFonts w:ascii="Times New Roman" w:eastAsiaTheme="minorEastAsia" w:hAnsi="Times New Roman"/>
            <w:sz w:val="24"/>
            <w:szCs w:val="24"/>
          </w:rPr>
          <w:delText>near-field</w:delText>
        </w:r>
        <w:r w:rsidRPr="00BA413A" w:rsidDel="00422D2A">
          <w:rPr>
            <w:rFonts w:ascii="Times New Roman" w:eastAsia="SimSun" w:hAnsi="Times New Roman"/>
            <w:sz w:val="24"/>
            <w:szCs w:val="24"/>
          </w:rPr>
          <w:delText xml:space="preserve"> speckle illumination</w:delText>
        </w:r>
        <w:r w:rsidRPr="00BA413A" w:rsidDel="00422D2A">
          <w:rPr>
            <w:rFonts w:ascii="Times New Roman" w:eastAsiaTheme="minorEastAsia" w:hAnsi="Times New Roman"/>
            <w:sz w:val="24"/>
            <w:szCs w:val="24"/>
          </w:rPr>
          <w:delText>.</w:delText>
        </w:r>
        <w:r w:rsidRPr="00BA413A" w:rsidDel="00422D2A">
          <w:rPr>
            <w:rFonts w:ascii="Times New Roman" w:eastAsia="SimSun" w:hAnsi="Times New Roman"/>
            <w:sz w:val="24"/>
            <w:szCs w:val="24"/>
          </w:rPr>
          <w:delText xml:space="preserve"> </w:delText>
        </w:r>
        <w:r w:rsidDel="00422D2A">
          <w:rPr>
            <w:rFonts w:ascii="Times New Roman" w:eastAsia="SimSun" w:hAnsi="Times New Roman"/>
            <w:b/>
            <w:bCs/>
            <w:sz w:val="24"/>
            <w:szCs w:val="24"/>
          </w:rPr>
          <w:delText>b</w:delText>
        </w:r>
        <w:r w:rsidRPr="00BA413A" w:rsidDel="00422D2A">
          <w:rPr>
            <w:rFonts w:ascii="Times New Roman" w:eastAsia="SimSun" w:hAnsi="Times New Roman"/>
            <w:sz w:val="24"/>
            <w:szCs w:val="24"/>
          </w:rPr>
          <w:delText xml:space="preserve"> Pictorial description of two-step scattering of a laser beam through the translated diffuser and turbid medium, which results in dynamic near-field speckle illumination at the sample plane</w:delText>
        </w:r>
        <w:r w:rsidDel="00422D2A">
          <w:rPr>
            <w:rFonts w:ascii="Times New Roman" w:eastAsia="SimSun" w:hAnsi="Times New Roman"/>
            <w:sz w:val="24"/>
            <w:szCs w:val="24"/>
          </w:rPr>
          <w:delText xml:space="preserve"> (see </w:delText>
        </w:r>
        <w:r w:rsidRPr="00666CA7" w:rsidDel="00422D2A">
          <w:rPr>
            <w:rFonts w:ascii="Times New Roman" w:eastAsia="SimSun" w:hAnsi="Times New Roman"/>
            <w:b/>
            <w:bCs/>
            <w:sz w:val="24"/>
            <w:szCs w:val="24"/>
            <w:rPrChange w:id="646" w:author="choi young" w:date="2021-12-29T13:23:00Z">
              <w:rPr>
                <w:rFonts w:ascii="Times New Roman" w:eastAsia="SimSun" w:hAnsi="Times New Roman"/>
                <w:sz w:val="24"/>
                <w:szCs w:val="24"/>
              </w:rPr>
            </w:rPrChange>
          </w:rPr>
          <w:delText>Supporting Note S2</w:delText>
        </w:r>
        <w:r w:rsidDel="00422D2A">
          <w:rPr>
            <w:rFonts w:ascii="Times New Roman" w:eastAsia="SimSun" w:hAnsi="Times New Roman"/>
            <w:sz w:val="24"/>
            <w:szCs w:val="24"/>
          </w:rPr>
          <w:delText xml:space="preserve"> for details)</w:delText>
        </w:r>
        <w:r w:rsidRPr="00BA413A" w:rsidDel="00422D2A">
          <w:rPr>
            <w:rFonts w:ascii="Times New Roman" w:eastAsia="SimSun" w:hAnsi="Times New Roman"/>
            <w:sz w:val="24"/>
            <w:szCs w:val="24"/>
          </w:rPr>
          <w:delText>.</w:delText>
        </w:r>
        <w:r w:rsidDel="00422D2A">
          <w:rPr>
            <w:rFonts w:ascii="Times New Roman" w:eastAsia="SimSun" w:hAnsi="Times New Roman"/>
            <w:sz w:val="24"/>
            <w:szCs w:val="24"/>
          </w:rPr>
          <w:delText xml:space="preserve"> </w:delText>
        </w:r>
        <w:r w:rsidDel="00422D2A">
          <w:rPr>
            <w:rFonts w:ascii="Times New Roman" w:eastAsia="SimSun" w:hAnsi="Times New Roman"/>
            <w:b/>
            <w:bCs/>
            <w:sz w:val="24"/>
            <w:szCs w:val="24"/>
          </w:rPr>
          <w:delText>c</w:delText>
        </w:r>
        <w:r w:rsidRPr="00CD1F78" w:rsidDel="00422D2A">
          <w:rPr>
            <w:rFonts w:ascii="Times New Roman" w:eastAsia="SimSun" w:hAnsi="Times New Roman"/>
            <w:b/>
            <w:bCs/>
            <w:sz w:val="24"/>
            <w:szCs w:val="24"/>
          </w:rPr>
          <w:delText>,</w:delText>
        </w:r>
        <w:r w:rsidDel="00422D2A">
          <w:rPr>
            <w:rFonts w:ascii="Times New Roman" w:eastAsia="SimSun" w:hAnsi="Times New Roman"/>
            <w:b/>
            <w:bCs/>
            <w:sz w:val="24"/>
            <w:szCs w:val="24"/>
          </w:rPr>
          <w:delText xml:space="preserve"> d</w:delText>
        </w:r>
        <w:r w:rsidRPr="00CD1F78" w:rsidDel="00422D2A">
          <w:rPr>
            <w:rFonts w:ascii="Times New Roman" w:eastAsia="SimSun" w:hAnsi="Times New Roman"/>
            <w:sz w:val="24"/>
            <w:szCs w:val="24"/>
          </w:rPr>
          <w:delText xml:space="preserve"> Two independent fluorophores are assumed to be separated within subdiffraction distance under dynamic speckle illumination in the far- (</w:delText>
        </w:r>
        <w:r w:rsidDel="00422D2A">
          <w:rPr>
            <w:rFonts w:ascii="Times New Roman" w:eastAsia="SimSun" w:hAnsi="Times New Roman"/>
            <w:b/>
            <w:bCs/>
            <w:sz w:val="24"/>
            <w:szCs w:val="24"/>
          </w:rPr>
          <w:delText>c</w:delText>
        </w:r>
        <w:r w:rsidRPr="00CD1F78" w:rsidDel="00422D2A">
          <w:rPr>
            <w:rFonts w:ascii="Times New Roman" w:eastAsia="SimSun" w:hAnsi="Times New Roman"/>
            <w:sz w:val="24"/>
            <w:szCs w:val="24"/>
          </w:rPr>
          <w:delText>) and near-field (</w:delText>
        </w:r>
        <w:r w:rsidDel="00422D2A">
          <w:rPr>
            <w:rFonts w:ascii="Times New Roman" w:eastAsia="SimSun" w:hAnsi="Times New Roman"/>
            <w:b/>
            <w:bCs/>
            <w:sz w:val="24"/>
            <w:szCs w:val="24"/>
          </w:rPr>
          <w:delText>d</w:delText>
        </w:r>
        <w:r w:rsidRPr="00CD1F78" w:rsidDel="00422D2A">
          <w:rPr>
            <w:rFonts w:ascii="Times New Roman" w:eastAsia="SimSun" w:hAnsi="Times New Roman"/>
            <w:sz w:val="24"/>
            <w:szCs w:val="24"/>
          </w:rPr>
          <w:delText xml:space="preserve">). Examples of fluorescence intensity fluctuation </w:delText>
        </w:r>
        <w:r w:rsidRPr="00CD1F78" w:rsidDel="00422D2A">
          <w:rPr>
            <w:rFonts w:ascii="Times New Roman" w:eastAsiaTheme="minorEastAsia" w:hAnsi="Times New Roman"/>
            <w:sz w:val="24"/>
            <w:szCs w:val="24"/>
          </w:rPr>
          <w:delText>trace</w:delText>
        </w:r>
        <w:r w:rsidRPr="00CD1F78" w:rsidDel="00422D2A">
          <w:rPr>
            <w:rFonts w:ascii="Times New Roman" w:eastAsia="SimSun" w:hAnsi="Times New Roman"/>
            <w:sz w:val="24"/>
            <w:szCs w:val="24"/>
          </w:rPr>
          <w:delText xml:space="preserve"> </w:delText>
        </w:r>
      </w:del>
      <m:oMath>
        <m:r>
          <w:del w:id="647" w:author="choi young" w:date="2021-12-29T14:47:00Z">
            <w:rPr>
              <w:rFonts w:ascii="Cambria Math" w:eastAsiaTheme="minorEastAsia" w:hAnsi="Cambria Math"/>
              <w:sz w:val="24"/>
              <w:szCs w:val="24"/>
            </w:rPr>
            <m:t>I(</m:t>
          </w:del>
        </m:r>
        <m:r>
          <w:del w:id="648" w:author="choi young" w:date="2021-12-29T14:47:00Z">
            <m:rPr>
              <m:sty m:val="bi"/>
            </m:rPr>
            <w:rPr>
              <w:rFonts w:ascii="Cambria Math" w:eastAsiaTheme="minorEastAsia" w:hAnsi="Cambria Math"/>
              <w:sz w:val="24"/>
              <w:szCs w:val="24"/>
            </w:rPr>
            <m:t>r</m:t>
          </w:del>
        </m:r>
        <m:r>
          <w:del w:id="649" w:author="choi young" w:date="2021-12-29T14:47:00Z">
            <w:rPr>
              <w:rFonts w:ascii="Cambria Math" w:eastAsiaTheme="minorEastAsia" w:hAnsi="Cambria Math"/>
              <w:sz w:val="24"/>
              <w:szCs w:val="24"/>
            </w:rPr>
            <m:t>,t)</m:t>
          </w:del>
        </m:r>
      </m:oMath>
      <w:del w:id="650" w:author="choi young" w:date="2021-12-29T14:47:00Z">
        <w:r w:rsidRPr="00CD1F78" w:rsidDel="00422D2A">
          <w:rPr>
            <w:rFonts w:ascii="Times New Roman" w:eastAsiaTheme="minorEastAsia" w:hAnsi="Times New Roman"/>
            <w:sz w:val="24"/>
            <w:szCs w:val="24"/>
          </w:rPr>
          <w:delText xml:space="preserve"> measured during </w:delText>
        </w:r>
        <w:r w:rsidDel="00422D2A">
          <w:rPr>
            <w:rFonts w:ascii="Times New Roman" w:eastAsiaTheme="minorEastAsia" w:hAnsi="Times New Roman"/>
            <w:sz w:val="24"/>
            <w:szCs w:val="24"/>
          </w:rPr>
          <w:delText>3</w:delText>
        </w:r>
        <w:r w:rsidRPr="00CD1F78" w:rsidDel="00422D2A">
          <w:rPr>
            <w:rFonts w:ascii="Times New Roman" w:eastAsiaTheme="minorEastAsia" w:hAnsi="Times New Roman"/>
            <w:sz w:val="24"/>
            <w:szCs w:val="24"/>
          </w:rPr>
          <w:delText>00 frames of dynamic speckle illumination sampled at the locations of the two fluorophores and their midpoint. In contrast to far-field speckles (</w:delText>
        </w:r>
        <w:r w:rsidRPr="00666CA7" w:rsidDel="00422D2A">
          <w:rPr>
            <w:rFonts w:ascii="Times New Roman" w:eastAsiaTheme="minorEastAsia" w:hAnsi="Times New Roman"/>
            <w:b/>
            <w:bCs/>
            <w:sz w:val="24"/>
            <w:szCs w:val="24"/>
            <w:rPrChange w:id="651" w:author="choi young" w:date="2021-12-29T13:24:00Z">
              <w:rPr>
                <w:rFonts w:ascii="Times New Roman" w:eastAsiaTheme="minorEastAsia" w:hAnsi="Times New Roman"/>
                <w:sz w:val="24"/>
                <w:szCs w:val="24"/>
              </w:rPr>
            </w:rPrChange>
          </w:rPr>
          <w:delText>c</w:delText>
        </w:r>
        <w:r w:rsidRPr="00CD1F78" w:rsidDel="00422D2A">
          <w:rPr>
            <w:rFonts w:ascii="Times New Roman" w:eastAsiaTheme="minorEastAsia" w:hAnsi="Times New Roman"/>
            <w:sz w:val="24"/>
            <w:szCs w:val="24"/>
          </w:rPr>
          <w:delText>),</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dynamic</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near-field</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speckle</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illumination (</w:delText>
        </w:r>
        <w:r w:rsidDel="00422D2A">
          <w:rPr>
            <w:rFonts w:ascii="Times New Roman" w:eastAsiaTheme="minorEastAsia" w:hAnsi="Times New Roman"/>
            <w:b/>
            <w:bCs/>
            <w:sz w:val="24"/>
            <w:szCs w:val="24"/>
          </w:rPr>
          <w:delText>d</w:delText>
        </w:r>
        <w:r w:rsidRPr="00CD1F78" w:rsidDel="00422D2A">
          <w:rPr>
            <w:rFonts w:ascii="Times New Roman" w:eastAsiaTheme="minorEastAsia" w:hAnsi="Times New Roman"/>
            <w:sz w:val="24"/>
            <w:szCs w:val="24"/>
          </w:rPr>
          <w:delText>)</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of</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subwavelength grain size</w:delText>
        </w:r>
        <w:r w:rsidRPr="00CD1F78" w:rsidDel="00422D2A">
          <w:rPr>
            <w:rFonts w:ascii="Times New Roman" w:eastAsia="SimSun" w:hAnsi="Times New Roman"/>
            <w:sz w:val="24"/>
            <w:szCs w:val="24"/>
          </w:rPr>
          <w:delText xml:space="preserve"> produce</w:delText>
        </w:r>
        <w:r w:rsidRPr="00CD1F78" w:rsidDel="00422D2A">
          <w:rPr>
            <w:rFonts w:ascii="Times New Roman" w:eastAsiaTheme="minorEastAsia" w:hAnsi="Times New Roman"/>
            <w:sz w:val="24"/>
            <w:szCs w:val="24"/>
          </w:rPr>
          <w:delText>s</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independent fluctuation of two fluorophores favorable for SOFI processing</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Here,</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the</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transparent</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Gaussian</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lobes assigned to each fluorophore represent the scale of the point</w:delText>
        </w:r>
        <w:r w:rsidRPr="00CD1F78" w:rsidDel="00422D2A">
          <w:rPr>
            <w:rFonts w:ascii="Times New Roman" w:eastAsia="SimSun" w:hAnsi="Times New Roman"/>
            <w:sz w:val="24"/>
            <w:szCs w:val="24"/>
          </w:rPr>
          <w:delText xml:space="preserve"> </w:delText>
        </w:r>
        <w:r w:rsidRPr="00CD1F78" w:rsidDel="00422D2A">
          <w:rPr>
            <w:rFonts w:ascii="Times New Roman" w:eastAsiaTheme="minorEastAsia" w:hAnsi="Times New Roman"/>
            <w:sz w:val="24"/>
            <w:szCs w:val="24"/>
          </w:rPr>
          <w:delText>spread functions of the base fluorescence detection imaging system.</w:delText>
        </w:r>
      </w:del>
    </w:p>
    <w:p w14:paraId="55899DD7" w14:textId="3E50B00D" w:rsidR="00E22D7E" w:rsidRPr="00E22D7E" w:rsidDel="00D80E7B" w:rsidRDefault="00E22D7E" w:rsidP="00E22D7E">
      <w:pPr>
        <w:spacing w:line="360" w:lineRule="auto"/>
        <w:rPr>
          <w:del w:id="652" w:author="choi young" w:date="2021-12-29T15:27:00Z"/>
          <w:rFonts w:ascii="Times New Roman" w:eastAsiaTheme="minorEastAsia" w:hAnsi="Times New Roman"/>
          <w:sz w:val="24"/>
          <w:szCs w:val="24"/>
        </w:rPr>
      </w:pPr>
    </w:p>
    <w:p w14:paraId="115F4D7F" w14:textId="350DB5C1" w:rsidR="00050557" w:rsidRDefault="001848DC" w:rsidP="00422D2A">
      <w:pPr>
        <w:spacing w:line="360" w:lineRule="auto"/>
        <w:ind w:firstLineChars="333" w:firstLine="799"/>
        <w:rPr>
          <w:rFonts w:ascii="Times New Roman" w:hAnsi="Times New Roman"/>
          <w:bCs/>
          <w:sz w:val="24"/>
          <w:szCs w:val="24"/>
        </w:rPr>
        <w:pPrChange w:id="653" w:author="choi young" w:date="2021-12-29T14:47:00Z">
          <w:pPr>
            <w:spacing w:line="360" w:lineRule="auto"/>
            <w:ind w:firstLineChars="50" w:firstLine="120"/>
          </w:pPr>
        </w:pPrChange>
      </w:pPr>
      <w:r>
        <w:rPr>
          <w:rFonts w:ascii="Times New Roman" w:hAnsi="Times New Roman"/>
          <w:bCs/>
          <w:sz w:val="24"/>
          <w:szCs w:val="24"/>
        </w:rPr>
        <w:t xml:space="preserve">As reviewer #1 </w:t>
      </w:r>
      <w:r w:rsidR="00823E45">
        <w:rPr>
          <w:rFonts w:ascii="Times New Roman" w:hAnsi="Times New Roman"/>
          <w:bCs/>
          <w:sz w:val="24"/>
          <w:szCs w:val="24"/>
        </w:rPr>
        <w:t>pointed out (see R1.4.1.), we</w:t>
      </w:r>
      <w:r w:rsidR="00576BCF">
        <w:rPr>
          <w:rFonts w:ascii="Times New Roman" w:hAnsi="Times New Roman"/>
          <w:bCs/>
          <w:sz w:val="24"/>
          <w:szCs w:val="24"/>
        </w:rPr>
        <w:t xml:space="preserve"> deeply</w:t>
      </w:r>
      <w:r w:rsidR="00823E45">
        <w:rPr>
          <w:rFonts w:ascii="Times New Roman" w:hAnsi="Times New Roman"/>
          <w:bCs/>
          <w:sz w:val="24"/>
          <w:szCs w:val="24"/>
        </w:rPr>
        <w:t xml:space="preserve"> </w:t>
      </w:r>
      <w:r w:rsidR="00D94078">
        <w:rPr>
          <w:rFonts w:ascii="Times New Roman" w:hAnsi="Times New Roman"/>
          <w:bCs/>
          <w:sz w:val="24"/>
          <w:szCs w:val="24"/>
        </w:rPr>
        <w:t xml:space="preserve">apologize for lack of clarity </w:t>
      </w:r>
      <w:r w:rsidR="00C00376">
        <w:rPr>
          <w:rFonts w:ascii="Times New Roman" w:hAnsi="Times New Roman"/>
          <w:bCs/>
          <w:sz w:val="24"/>
          <w:szCs w:val="24"/>
        </w:rPr>
        <w:t xml:space="preserve">by </w:t>
      </w:r>
      <w:r w:rsidR="00710775">
        <w:rPr>
          <w:rFonts w:ascii="Times New Roman" w:hAnsi="Times New Roman"/>
          <w:bCs/>
          <w:sz w:val="24"/>
          <w:szCs w:val="24"/>
        </w:rPr>
        <w:t xml:space="preserve">mistakenly omitting </w:t>
      </w:r>
      <w:r w:rsidR="00B2455D">
        <w:rPr>
          <w:rFonts w:ascii="Times New Roman" w:hAnsi="Times New Roman"/>
          <w:bCs/>
          <w:sz w:val="24"/>
          <w:szCs w:val="24"/>
        </w:rPr>
        <w:t xml:space="preserve">our description of excitation modality to generate dynamic near-field speckle illumination in the manuscript while </w:t>
      </w:r>
      <w:r w:rsidR="000B5832">
        <w:rPr>
          <w:rFonts w:ascii="Times New Roman" w:hAnsi="Times New Roman"/>
          <w:bCs/>
          <w:sz w:val="24"/>
          <w:szCs w:val="24"/>
        </w:rPr>
        <w:t>compressing</w:t>
      </w:r>
      <w:r w:rsidR="00B50151">
        <w:rPr>
          <w:rFonts w:ascii="Times New Roman" w:hAnsi="Times New Roman"/>
          <w:bCs/>
          <w:sz w:val="24"/>
          <w:szCs w:val="24"/>
        </w:rPr>
        <w:t xml:space="preserve"> </w:t>
      </w:r>
      <w:r w:rsidR="000B5832">
        <w:rPr>
          <w:rFonts w:ascii="Times New Roman" w:hAnsi="Times New Roman"/>
          <w:bCs/>
          <w:sz w:val="24"/>
          <w:szCs w:val="24"/>
        </w:rPr>
        <w:t>our</w:t>
      </w:r>
      <w:r w:rsidR="00B50151">
        <w:rPr>
          <w:rFonts w:ascii="Times New Roman" w:hAnsi="Times New Roman"/>
          <w:bCs/>
          <w:sz w:val="24"/>
          <w:szCs w:val="24"/>
        </w:rPr>
        <w:t xml:space="preserve"> ma</w:t>
      </w:r>
      <w:r w:rsidR="002860CA">
        <w:rPr>
          <w:rFonts w:ascii="Times New Roman" w:hAnsi="Times New Roman"/>
          <w:bCs/>
          <w:sz w:val="24"/>
          <w:szCs w:val="24"/>
        </w:rPr>
        <w:t xml:space="preserve">in </w:t>
      </w:r>
      <w:r w:rsidR="00B50151">
        <w:rPr>
          <w:rFonts w:ascii="Times New Roman" w:hAnsi="Times New Roman"/>
          <w:bCs/>
          <w:sz w:val="24"/>
          <w:szCs w:val="24"/>
        </w:rPr>
        <w:t>text to</w:t>
      </w:r>
      <w:r w:rsidR="002860CA">
        <w:rPr>
          <w:rFonts w:ascii="Times New Roman" w:hAnsi="Times New Roman"/>
          <w:bCs/>
          <w:sz w:val="24"/>
          <w:szCs w:val="24"/>
        </w:rPr>
        <w:t xml:space="preserve"> meet</w:t>
      </w:r>
      <w:r w:rsidR="00B50151">
        <w:rPr>
          <w:rFonts w:ascii="Times New Roman" w:hAnsi="Times New Roman"/>
          <w:bCs/>
          <w:sz w:val="24"/>
          <w:szCs w:val="24"/>
        </w:rPr>
        <w:t xml:space="preserve"> 3,000 words</w:t>
      </w:r>
      <w:r w:rsidR="000B5832">
        <w:rPr>
          <w:rFonts w:ascii="Times New Roman" w:hAnsi="Times New Roman"/>
          <w:bCs/>
          <w:sz w:val="24"/>
          <w:szCs w:val="24"/>
        </w:rPr>
        <w:t xml:space="preserve"> </w:t>
      </w:r>
      <w:r w:rsidR="002860CA">
        <w:rPr>
          <w:rFonts w:ascii="Times New Roman" w:hAnsi="Times New Roman"/>
          <w:bCs/>
          <w:sz w:val="24"/>
          <w:szCs w:val="24"/>
        </w:rPr>
        <w:t>limit</w:t>
      </w:r>
      <w:r w:rsidR="00576BCF">
        <w:rPr>
          <w:rFonts w:ascii="Times New Roman" w:hAnsi="Times New Roman"/>
          <w:bCs/>
          <w:sz w:val="24"/>
          <w:szCs w:val="24"/>
        </w:rPr>
        <w:t xml:space="preserve"> </w:t>
      </w:r>
      <w:r w:rsidR="004A7A7E">
        <w:rPr>
          <w:rFonts w:ascii="Times New Roman" w:hAnsi="Times New Roman"/>
          <w:bCs/>
          <w:sz w:val="24"/>
          <w:szCs w:val="24"/>
        </w:rPr>
        <w:t xml:space="preserve">newly </w:t>
      </w:r>
      <w:r w:rsidR="00576BCF">
        <w:rPr>
          <w:rFonts w:ascii="Times New Roman" w:hAnsi="Times New Roman"/>
          <w:bCs/>
          <w:sz w:val="24"/>
          <w:szCs w:val="24"/>
        </w:rPr>
        <w:t>imposed by Nano Letters</w:t>
      </w:r>
      <w:r w:rsidR="004A7A7E">
        <w:rPr>
          <w:rFonts w:ascii="Times New Roman" w:hAnsi="Times New Roman"/>
          <w:bCs/>
          <w:sz w:val="24"/>
          <w:szCs w:val="24"/>
        </w:rPr>
        <w:t xml:space="preserve"> in 2020</w:t>
      </w:r>
      <w:r w:rsidR="00576BCF">
        <w:rPr>
          <w:rFonts w:ascii="Times New Roman" w:hAnsi="Times New Roman"/>
          <w:bCs/>
          <w:sz w:val="24"/>
          <w:szCs w:val="24"/>
        </w:rPr>
        <w:t xml:space="preserve">. </w:t>
      </w:r>
      <w:r w:rsidR="00576BCF" w:rsidRPr="006F1927">
        <w:rPr>
          <w:rFonts w:ascii="Times New Roman" w:hAnsi="Times New Roman"/>
          <w:b/>
          <w:sz w:val="24"/>
          <w:szCs w:val="24"/>
        </w:rPr>
        <w:t>Supporting Figure S2</w:t>
      </w:r>
      <w:r w:rsidR="00576BCF">
        <w:rPr>
          <w:rFonts w:ascii="Times New Roman" w:hAnsi="Times New Roman"/>
          <w:bCs/>
          <w:sz w:val="24"/>
          <w:szCs w:val="24"/>
        </w:rPr>
        <w:t xml:space="preserve"> (now </w:t>
      </w:r>
      <w:r w:rsidR="00A6233C">
        <w:rPr>
          <w:rFonts w:ascii="Times New Roman" w:hAnsi="Times New Roman"/>
          <w:bCs/>
          <w:sz w:val="24"/>
          <w:szCs w:val="24"/>
        </w:rPr>
        <w:t>incorporated</w:t>
      </w:r>
      <w:r w:rsidR="00576BCF">
        <w:rPr>
          <w:rFonts w:ascii="Times New Roman" w:hAnsi="Times New Roman"/>
          <w:bCs/>
          <w:sz w:val="24"/>
          <w:szCs w:val="24"/>
        </w:rPr>
        <w:t xml:space="preserve"> </w:t>
      </w:r>
      <w:r w:rsidR="00A6233C">
        <w:rPr>
          <w:rFonts w:ascii="Times New Roman" w:hAnsi="Times New Roman"/>
          <w:bCs/>
          <w:sz w:val="24"/>
          <w:szCs w:val="24"/>
        </w:rPr>
        <w:t>in</w:t>
      </w:r>
      <w:r w:rsidR="00576BCF">
        <w:rPr>
          <w:rFonts w:ascii="Times New Roman" w:hAnsi="Times New Roman"/>
          <w:bCs/>
          <w:sz w:val="24"/>
          <w:szCs w:val="24"/>
        </w:rPr>
        <w:t>to Fig. 1</w:t>
      </w:r>
      <w:r w:rsidR="008C5BFC">
        <w:rPr>
          <w:rFonts w:ascii="Times New Roman" w:hAnsi="Times New Roman"/>
          <w:bCs/>
          <w:sz w:val="24"/>
          <w:szCs w:val="24"/>
        </w:rPr>
        <w:t xml:space="preserve"> in the </w:t>
      </w:r>
      <w:r w:rsidR="00A6233C">
        <w:rPr>
          <w:rFonts w:ascii="Times New Roman" w:hAnsi="Times New Roman"/>
          <w:bCs/>
          <w:sz w:val="24"/>
          <w:szCs w:val="24"/>
        </w:rPr>
        <w:t xml:space="preserve">revised </w:t>
      </w:r>
      <w:r w:rsidR="008C5BFC">
        <w:rPr>
          <w:rFonts w:ascii="Times New Roman" w:hAnsi="Times New Roman"/>
          <w:bCs/>
          <w:sz w:val="24"/>
          <w:szCs w:val="24"/>
        </w:rPr>
        <w:t xml:space="preserve">manuscript) provides graphical illustration of how dynamic near-field speckle illumination is </w:t>
      </w:r>
      <w:r w:rsidR="002F7187">
        <w:rPr>
          <w:rFonts w:ascii="Times New Roman" w:hAnsi="Times New Roman"/>
          <w:bCs/>
          <w:sz w:val="24"/>
          <w:szCs w:val="24"/>
        </w:rPr>
        <w:t xml:space="preserve">generated by two-step scattering through a translated diffuser and a disordered medium. </w:t>
      </w:r>
      <w:r w:rsidR="006F1927">
        <w:rPr>
          <w:rFonts w:ascii="Times New Roman" w:hAnsi="Times New Roman"/>
          <w:bCs/>
          <w:sz w:val="24"/>
          <w:szCs w:val="24"/>
        </w:rPr>
        <w:t xml:space="preserve">We reproduce the </w:t>
      </w:r>
      <w:r w:rsidR="006F1927" w:rsidRPr="006F1927">
        <w:rPr>
          <w:rFonts w:ascii="Times New Roman" w:hAnsi="Times New Roman"/>
          <w:b/>
          <w:sz w:val="24"/>
          <w:szCs w:val="24"/>
        </w:rPr>
        <w:t>Supporting Note 2.1.</w:t>
      </w:r>
      <w:ins w:id="654" w:author="choi young" w:date="2021-12-29T15:21:00Z">
        <w:r w:rsidR="00640C2C">
          <w:rPr>
            <w:rFonts w:ascii="Times New Roman" w:hAnsi="Times New Roman"/>
            <w:b/>
            <w:sz w:val="24"/>
            <w:szCs w:val="24"/>
          </w:rPr>
          <w:t xml:space="preserve"> </w:t>
        </w:r>
        <w:r w:rsidR="00640C2C" w:rsidRPr="00640C2C">
          <w:rPr>
            <w:rFonts w:ascii="Times New Roman" w:hAnsi="Times New Roman"/>
            <w:bCs/>
            <w:sz w:val="24"/>
            <w:szCs w:val="24"/>
            <w:rPrChange w:id="655" w:author="choi young" w:date="2021-12-29T15:21:00Z">
              <w:rPr>
                <w:rFonts w:ascii="Times New Roman" w:hAnsi="Times New Roman"/>
                <w:b/>
                <w:sz w:val="24"/>
                <w:szCs w:val="24"/>
              </w:rPr>
            </w:rPrChange>
          </w:rPr>
          <w:t>(</w:t>
        </w:r>
        <w:proofErr w:type="gramStart"/>
        <w:r w:rsidR="00640C2C" w:rsidRPr="00640C2C">
          <w:rPr>
            <w:rFonts w:ascii="Times New Roman" w:hAnsi="Times New Roman"/>
            <w:bCs/>
            <w:sz w:val="24"/>
            <w:szCs w:val="24"/>
            <w:rPrChange w:id="656" w:author="choi young" w:date="2021-12-29T15:21:00Z">
              <w:rPr>
                <w:rFonts w:ascii="Times New Roman" w:hAnsi="Times New Roman"/>
                <w:b/>
                <w:sz w:val="24"/>
                <w:szCs w:val="24"/>
              </w:rPr>
            </w:rPrChange>
          </w:rPr>
          <w:t>and</w:t>
        </w:r>
        <w:proofErr w:type="gramEnd"/>
        <w:r w:rsidR="00640C2C" w:rsidRPr="00640C2C">
          <w:rPr>
            <w:rFonts w:ascii="Times New Roman" w:hAnsi="Times New Roman"/>
            <w:bCs/>
            <w:sz w:val="24"/>
            <w:szCs w:val="24"/>
            <w:rPrChange w:id="657" w:author="choi young" w:date="2021-12-29T15:21:00Z">
              <w:rPr>
                <w:rFonts w:ascii="Times New Roman" w:hAnsi="Times New Roman"/>
                <w:b/>
                <w:sz w:val="24"/>
                <w:szCs w:val="24"/>
              </w:rPr>
            </w:rPrChange>
          </w:rPr>
          <w:t xml:space="preserve"> part of them moved to main text of our manuscript describing Fig. 1c, d)</w:t>
        </w:r>
      </w:ins>
      <w:r w:rsidR="006F1927">
        <w:rPr>
          <w:rFonts w:ascii="Times New Roman" w:hAnsi="Times New Roman"/>
          <w:bCs/>
          <w:sz w:val="24"/>
          <w:szCs w:val="24"/>
        </w:rPr>
        <w:t xml:space="preserve"> below that describes this process with enough details.</w:t>
      </w:r>
      <w:ins w:id="658" w:author="choi young" w:date="2021-12-29T15:20:00Z">
        <w:r w:rsidR="000D57DA">
          <w:rPr>
            <w:rFonts w:ascii="Times New Roman" w:hAnsi="Times New Roman"/>
            <w:bCs/>
            <w:sz w:val="24"/>
            <w:szCs w:val="24"/>
          </w:rPr>
          <w:t xml:space="preserve"> </w:t>
        </w:r>
      </w:ins>
    </w:p>
    <w:p w14:paraId="4FE89D6B" w14:textId="77777777" w:rsidR="006F1927" w:rsidRDefault="006F1927" w:rsidP="006F1927">
      <w:pPr>
        <w:spacing w:line="360" w:lineRule="auto"/>
        <w:rPr>
          <w:rFonts w:ascii="Times New Roman" w:hAnsi="Times New Roman"/>
          <w:b/>
          <w:bCs/>
          <w:sz w:val="24"/>
          <w:szCs w:val="24"/>
        </w:rPr>
      </w:pPr>
    </w:p>
    <w:p w14:paraId="00467227" w14:textId="7BE37687" w:rsidR="006F1927" w:rsidRDefault="002C3BF6" w:rsidP="006F1927">
      <w:pPr>
        <w:spacing w:line="360" w:lineRule="auto"/>
        <w:rPr>
          <w:rFonts w:ascii="Times New Roman" w:eastAsiaTheme="minorEastAsia" w:hAnsi="Times New Roman"/>
          <w:sz w:val="24"/>
          <w:szCs w:val="24"/>
        </w:rPr>
      </w:pPr>
      <w:r>
        <w:rPr>
          <w:rFonts w:ascii="Times New Roman" w:hAnsi="Times New Roman"/>
          <w:b/>
          <w:bCs/>
          <w:sz w:val="24"/>
          <w:szCs w:val="24"/>
        </w:rPr>
        <w:t>“</w:t>
      </w:r>
      <w:r w:rsidR="006F1927" w:rsidRPr="00BA413A">
        <w:rPr>
          <w:rFonts w:ascii="Times New Roman" w:hAnsi="Times New Roman"/>
          <w:b/>
          <w:bCs/>
          <w:sz w:val="24"/>
          <w:szCs w:val="24"/>
        </w:rPr>
        <w:t>Supporting Notes S2.1.</w:t>
      </w:r>
      <w:r w:rsidR="006F1927" w:rsidRPr="00BA413A">
        <w:rPr>
          <w:rFonts w:ascii="Times New Roman" w:hAnsi="Times New Roman"/>
          <w:sz w:val="24"/>
          <w:szCs w:val="24"/>
        </w:rPr>
        <w:t xml:space="preserve"> </w:t>
      </w:r>
      <w:r w:rsidR="006F1927" w:rsidRPr="00BA413A">
        <w:rPr>
          <w:rFonts w:ascii="Times New Roman" w:hAnsi="Times New Roman"/>
          <w:b/>
          <w:bCs/>
          <w:sz w:val="24"/>
          <w:szCs w:val="24"/>
        </w:rPr>
        <w:t>Method to generate dynamic near-field speckle illumination at the sample plane.</w:t>
      </w:r>
      <w:r w:rsidR="006F1927" w:rsidRPr="00BA413A">
        <w:rPr>
          <w:rFonts w:ascii="Times New Roman" w:hAnsi="Times New Roman"/>
          <w:sz w:val="24"/>
          <w:szCs w:val="24"/>
        </w:rPr>
        <w:t xml:space="preserve"> As a simple means to generate the dynamic near-field speckle patterns exploited in our experiment, a </w:t>
      </w:r>
      <w:ins w:id="659" w:author="choi young" w:date="2021-12-29T13:24:00Z">
        <w:r w:rsidR="00666CA7">
          <w:rPr>
            <w:rFonts w:ascii="Times New Roman" w:hAnsi="Times New Roman"/>
            <w:sz w:val="24"/>
            <w:szCs w:val="24"/>
          </w:rPr>
          <w:t>disordered</w:t>
        </w:r>
      </w:ins>
      <w:del w:id="660" w:author="choi young" w:date="2021-12-29T13:24:00Z">
        <w:r w:rsidR="006F1927" w:rsidRPr="00BA413A" w:rsidDel="00666CA7">
          <w:rPr>
            <w:rFonts w:ascii="Times New Roman" w:hAnsi="Times New Roman"/>
            <w:sz w:val="24"/>
            <w:szCs w:val="24"/>
          </w:rPr>
          <w:delText>turbid</w:delText>
        </w:r>
      </w:del>
      <w:r w:rsidR="006F1927" w:rsidRPr="00BA413A">
        <w:rPr>
          <w:rFonts w:ascii="Times New Roman" w:hAnsi="Times New Roman"/>
          <w:sz w:val="24"/>
          <w:szCs w:val="24"/>
        </w:rPr>
        <w:t xml:space="preserve"> layer of white spray paint comprising TiO</w:t>
      </w:r>
      <w:r w:rsidR="006F1927" w:rsidRPr="00BA413A">
        <w:rPr>
          <w:rFonts w:ascii="Times New Roman" w:hAnsi="Times New Roman"/>
          <w:sz w:val="24"/>
          <w:szCs w:val="24"/>
          <w:vertAlign w:val="subscript"/>
        </w:rPr>
        <w:t xml:space="preserve">2 </w:t>
      </w:r>
      <w:r w:rsidR="006F1927" w:rsidRPr="00BA413A">
        <w:rPr>
          <w:rFonts w:ascii="Times New Roman" w:hAnsi="Times New Roman"/>
          <w:sz w:val="24"/>
          <w:szCs w:val="24"/>
        </w:rPr>
        <w:t>nanoparticles and fixative polymer plays a dual role of a sample mount and wavefront shaper for near-field speckles as in Fig. S2a, which is depicted with overall layout of fluorescent microscopy setup in trans-illumination geometry. Figure S2b, c provides illustration of two-step scattering process for intuitive description of how a collimated laser beam turns into dynamic near-field speckle patterns through illumination optics system in Fig. S2a. First, d</w:t>
      </w:r>
      <w:r w:rsidR="006F1927" w:rsidRPr="00BA413A">
        <w:rPr>
          <w:rFonts w:ascii="Times New Roman" w:eastAsia="SimSun" w:hAnsi="Times New Roman"/>
          <w:sz w:val="24"/>
          <w:szCs w:val="24"/>
        </w:rPr>
        <w:t>ynamic far-field speckle patterns [</w:t>
      </w:r>
      <m:oMath>
        <m:r>
          <w:rPr>
            <w:rFonts w:ascii="Cambria Math" w:eastAsia="SimSun" w:hAnsi="Cambria Math"/>
            <w:sz w:val="24"/>
            <w:szCs w:val="24"/>
          </w:rPr>
          <m:t>FS</m:t>
        </m:r>
        <m:d>
          <m:dPr>
            <m:ctrlPr>
              <w:rPr>
                <w:rFonts w:ascii="Cambria Math" w:eastAsia="SimSun" w:hAnsi="Cambria Math"/>
                <w:i/>
                <w:sz w:val="24"/>
                <w:szCs w:val="24"/>
              </w:rPr>
            </m:ctrlPr>
          </m:dPr>
          <m:e>
            <m:r>
              <m:rPr>
                <m:sty m:val="bi"/>
              </m:rPr>
              <w:rPr>
                <w:rFonts w:ascii="Cambria Math" w:eastAsia="SimSun" w:hAnsi="Cambria Math"/>
                <w:sz w:val="24"/>
                <w:szCs w:val="24"/>
              </w:rPr>
              <m:t>r</m:t>
            </m:r>
            <m:r>
              <w:rPr>
                <w:rFonts w:ascii="Cambria Math" w:eastAsia="SimSun" w:hAnsi="Cambria Math"/>
                <w:sz w:val="24"/>
                <w:szCs w:val="24"/>
              </w:rPr>
              <m:t>,x</m:t>
            </m:r>
          </m:e>
        </m:d>
      </m:oMath>
      <w:r w:rsidR="006F1927" w:rsidRPr="00BA413A">
        <w:rPr>
          <w:rFonts w:ascii="Times New Roman" w:eastAsiaTheme="minorEastAsia" w:hAnsi="Times New Roman"/>
          <w:sz w:val="24"/>
          <w:szCs w:val="24"/>
        </w:rPr>
        <w:t xml:space="preserve">, </w:t>
      </w:r>
      <m:oMath>
        <m:r>
          <m:rPr>
            <m:sty m:val="bi"/>
          </m:rPr>
          <w:rPr>
            <w:rFonts w:ascii="Cambria Math" w:eastAsia="SimSun" w:hAnsi="Cambria Math"/>
            <w:sz w:val="24"/>
            <w:szCs w:val="24"/>
          </w:rPr>
          <m:t>r</m:t>
        </m:r>
      </m:oMath>
      <w:r w:rsidR="006F1927" w:rsidRPr="00BA413A">
        <w:rPr>
          <w:rFonts w:ascii="Times New Roman" w:eastAsiaTheme="minorEastAsia" w:hAnsi="Times New Roman"/>
          <w:b/>
          <w:bCs/>
          <w:sz w:val="24"/>
          <w:szCs w:val="24"/>
        </w:rPr>
        <w:t xml:space="preserve"> </w:t>
      </w:r>
      <w:r w:rsidR="006F1927" w:rsidRPr="00BA413A">
        <w:rPr>
          <w:rFonts w:ascii="Times New Roman" w:eastAsiaTheme="minorEastAsia" w:hAnsi="Times New Roman"/>
          <w:sz w:val="24"/>
          <w:szCs w:val="24"/>
        </w:rPr>
        <w:t xml:space="preserve">denotes the two-dimensional coordinates </w:t>
      </w:r>
      <w:r w:rsidR="006F1927" w:rsidRPr="00BA413A">
        <w:rPr>
          <w:rFonts w:ascii="Times New Roman" w:eastAsiaTheme="minorEastAsia" w:hAnsi="Times New Roman"/>
          <w:sz w:val="24"/>
          <w:szCs w:val="24"/>
        </w:rPr>
        <w:lastRenderedPageBreak/>
        <w:t xml:space="preserve">located at the sample plane and </w:t>
      </w:r>
      <m:oMath>
        <m:r>
          <w:rPr>
            <w:rFonts w:ascii="Cambria Math" w:eastAsia="SimSun" w:hAnsi="Cambria Math"/>
            <w:sz w:val="24"/>
            <w:szCs w:val="24"/>
          </w:rPr>
          <m:t>x</m:t>
        </m:r>
      </m:oMath>
      <w:r w:rsidR="006F1927" w:rsidRPr="00BA413A">
        <w:rPr>
          <w:rFonts w:ascii="Times New Roman" w:eastAsiaTheme="minorEastAsia" w:hAnsi="Times New Roman"/>
          <w:sz w:val="24"/>
          <w:szCs w:val="24"/>
        </w:rPr>
        <w:t xml:space="preserve"> assigns a position coordinate of the diffuser] are produced when a collimated laser beam is scattered </w:t>
      </w:r>
      <w:r w:rsidR="006F1927" w:rsidRPr="00BA413A">
        <w:rPr>
          <w:rFonts w:ascii="Times New Roman" w:eastAsia="SimSun" w:hAnsi="Times New Roman"/>
          <w:sz w:val="24"/>
          <w:szCs w:val="24"/>
        </w:rPr>
        <w:t>by a translating diffuser</w:t>
      </w:r>
      <w:r w:rsidR="006F1927" w:rsidRPr="00BA413A">
        <w:rPr>
          <w:rFonts w:ascii="Times New Roman" w:hAnsi="Times New Roman"/>
          <w:sz w:val="24"/>
          <w:szCs w:val="24"/>
          <w:vertAlign w:val="superscript"/>
        </w:rPr>
        <w:t>3</w:t>
      </w:r>
      <w:r w:rsidR="006F1927" w:rsidRPr="00BA413A">
        <w:rPr>
          <w:rFonts w:ascii="Times New Roman" w:eastAsiaTheme="minorEastAsia" w:hAnsi="Times New Roman"/>
          <w:sz w:val="24"/>
          <w:szCs w:val="24"/>
        </w:rPr>
        <w:t xml:space="preserve">. Next, these dynamic far-field speckle patterns enter the turbid medium after propagation through far-field lens system (depicted as </w:t>
      </w:r>
      <m:oMath>
        <m:r>
          <w:rPr>
            <w:rFonts w:ascii="Cambria Math" w:eastAsiaTheme="minorEastAsia" w:hAnsi="Cambria Math"/>
            <w:sz w:val="24"/>
            <w:szCs w:val="24"/>
          </w:rPr>
          <m:t>L1</m:t>
        </m:r>
      </m:oMath>
      <w:r w:rsidR="006F1927" w:rsidRPr="00BA413A">
        <w:rPr>
          <w:rFonts w:ascii="Times New Roman" w:eastAsiaTheme="minorEastAsia" w:hAnsi="Times New Roman"/>
          <w:sz w:val="24"/>
          <w:szCs w:val="24"/>
        </w:rPr>
        <w:t>,</w:t>
      </w:r>
      <m:oMath>
        <m:r>
          <w:rPr>
            <w:rFonts w:ascii="Cambria Math" w:eastAsiaTheme="minorEastAsia" w:hAnsi="Cambria Math"/>
            <w:sz w:val="24"/>
            <w:szCs w:val="24"/>
          </w:rPr>
          <m:t xml:space="preserve"> L2</m:t>
        </m:r>
      </m:oMath>
      <w:r w:rsidR="006F1927" w:rsidRPr="00BA413A">
        <w:rPr>
          <w:rFonts w:ascii="Times New Roman" w:eastAsiaTheme="minorEastAsia" w:hAnsi="Times New Roman"/>
          <w:sz w:val="24"/>
          <w:szCs w:val="24"/>
        </w:rPr>
        <w:t>) and are scattered again within the turbid medium, thus turning into near-field speckle illumination [</w:t>
      </w:r>
      <m:oMath>
        <m:r>
          <w:rPr>
            <w:rFonts w:ascii="Cambria Math" w:eastAsia="SimSun" w:hAnsi="Cambria Math"/>
            <w:sz w:val="24"/>
            <w:szCs w:val="24"/>
          </w:rPr>
          <m:t>NS</m:t>
        </m:r>
        <m:d>
          <m:dPr>
            <m:ctrlPr>
              <w:rPr>
                <w:rFonts w:ascii="Cambria Math" w:eastAsia="SimSun" w:hAnsi="Cambria Math"/>
                <w:i/>
                <w:sz w:val="24"/>
                <w:szCs w:val="24"/>
              </w:rPr>
            </m:ctrlPr>
          </m:dPr>
          <m:e>
            <m:r>
              <m:rPr>
                <m:sty m:val="bi"/>
              </m:rPr>
              <w:rPr>
                <w:rFonts w:ascii="Cambria Math" w:eastAsia="SimSun" w:hAnsi="Cambria Math"/>
                <w:sz w:val="24"/>
                <w:szCs w:val="24"/>
              </w:rPr>
              <m:t>r</m:t>
            </m:r>
            <m:r>
              <w:rPr>
                <w:rFonts w:ascii="Cambria Math" w:eastAsia="SimSun" w:hAnsi="Cambria Math"/>
                <w:sz w:val="24"/>
                <w:szCs w:val="24"/>
              </w:rPr>
              <m:t>,x</m:t>
            </m:r>
          </m:e>
        </m:d>
      </m:oMath>
      <w:r w:rsidR="006F1927" w:rsidRPr="00BA413A">
        <w:rPr>
          <w:rFonts w:ascii="Times New Roman" w:eastAsiaTheme="minorEastAsia" w:hAnsi="Times New Roman"/>
          <w:sz w:val="24"/>
          <w:szCs w:val="24"/>
        </w:rPr>
        <w:t>] at the sample plane. Dynamic variation of the near-field speckle patterns is due to independent far-field speckle patterns varying in sync with the movement of the diffuser (</w:t>
      </w:r>
      <m:oMath>
        <m:sSub>
          <m:sSubPr>
            <m:ctrlPr>
              <w:rPr>
                <w:rFonts w:ascii="Cambria Math" w:eastAsia="SimSun" w:hAnsi="Cambria Math"/>
                <w:i/>
                <w:sz w:val="24"/>
                <w:szCs w:val="24"/>
              </w:rPr>
            </m:ctrlPr>
          </m:sSubPr>
          <m:e>
            <m:r>
              <w:rPr>
                <w:rFonts w:ascii="Cambria Math" w:eastAsia="SimSun" w:hAnsi="Cambria Math"/>
                <w:sz w:val="24"/>
                <w:szCs w:val="24"/>
              </w:rPr>
              <m:t>x</m:t>
            </m:r>
          </m:e>
          <m:sub>
            <m:r>
              <w:rPr>
                <w:rFonts w:ascii="Cambria Math" w:eastAsia="SimSun" w:hAnsi="Cambria Math"/>
                <w:sz w:val="24"/>
                <w:szCs w:val="24"/>
              </w:rPr>
              <m:t>0</m:t>
            </m:r>
          </m:sub>
        </m:sSub>
        <m:r>
          <w:rPr>
            <w:rFonts w:ascii="Cambria Math" w:eastAsia="SimSun" w:hAnsi="Cambria Math"/>
            <w:sz w:val="24"/>
            <w:szCs w:val="24"/>
          </w:rPr>
          <m:t>→</m:t>
        </m:r>
        <m:sSub>
          <m:sSubPr>
            <m:ctrlPr>
              <w:rPr>
                <w:rFonts w:ascii="Cambria Math" w:eastAsia="SimSun" w:hAnsi="Cambria Math"/>
                <w:i/>
                <w:sz w:val="24"/>
                <w:szCs w:val="24"/>
              </w:rPr>
            </m:ctrlPr>
          </m:sSubPr>
          <m:e>
            <m:r>
              <w:rPr>
                <w:rFonts w:ascii="Cambria Math" w:eastAsia="SimSun" w:hAnsi="Cambria Math"/>
                <w:sz w:val="24"/>
                <w:szCs w:val="24"/>
              </w:rPr>
              <m:t>x</m:t>
            </m:r>
          </m:e>
          <m:sub>
            <m:r>
              <w:rPr>
                <w:rFonts w:ascii="Cambria Math" w:eastAsia="SimSun" w:hAnsi="Cambria Math"/>
                <w:sz w:val="24"/>
                <w:szCs w:val="24"/>
              </w:rPr>
              <m:t>0</m:t>
            </m:r>
          </m:sub>
        </m:sSub>
        <m:r>
          <w:rPr>
            <w:rFonts w:ascii="Cambria Math" w:eastAsia="SimSun" w:hAnsi="Cambria Math"/>
            <w:sz w:val="24"/>
            <w:szCs w:val="24"/>
          </w:rPr>
          <m:t>+</m:t>
        </m:r>
        <m:r>
          <m:rPr>
            <m:sty m:val="p"/>
          </m:rPr>
          <w:rPr>
            <w:rFonts w:ascii="Cambria Math" w:eastAsia="SimSun" w:hAnsi="Cambria Math"/>
            <w:sz w:val="24"/>
            <w:szCs w:val="24"/>
          </w:rPr>
          <m:t>Δ</m:t>
        </m:r>
        <m:r>
          <w:rPr>
            <w:rFonts w:ascii="Cambria Math" w:eastAsia="SimSun" w:hAnsi="Cambria Math"/>
            <w:sz w:val="24"/>
            <w:szCs w:val="24"/>
          </w:rPr>
          <m:t>x→</m:t>
        </m:r>
        <m:sSub>
          <m:sSubPr>
            <m:ctrlPr>
              <w:rPr>
                <w:rFonts w:ascii="Cambria Math" w:eastAsia="SimSun" w:hAnsi="Cambria Math"/>
                <w:i/>
                <w:sz w:val="24"/>
                <w:szCs w:val="24"/>
              </w:rPr>
            </m:ctrlPr>
          </m:sSubPr>
          <m:e>
            <m:r>
              <w:rPr>
                <w:rFonts w:ascii="Cambria Math" w:eastAsia="SimSun" w:hAnsi="Cambria Math"/>
                <w:sz w:val="24"/>
                <w:szCs w:val="24"/>
              </w:rPr>
              <m:t>x</m:t>
            </m:r>
          </m:e>
          <m:sub>
            <m:r>
              <w:rPr>
                <w:rFonts w:ascii="Cambria Math" w:eastAsia="SimSun" w:hAnsi="Cambria Math"/>
                <w:sz w:val="24"/>
                <w:szCs w:val="24"/>
              </w:rPr>
              <m:t>0</m:t>
            </m:r>
          </m:sub>
        </m:sSub>
        <m:r>
          <w:rPr>
            <w:rFonts w:ascii="Cambria Math" w:eastAsia="SimSun" w:hAnsi="Cambria Math"/>
            <w:sz w:val="24"/>
            <w:szCs w:val="24"/>
          </w:rPr>
          <m:t>+2</m:t>
        </m:r>
        <m:r>
          <m:rPr>
            <m:sty m:val="p"/>
          </m:rPr>
          <w:rPr>
            <w:rFonts w:ascii="Cambria Math" w:eastAsia="SimSun" w:hAnsi="Cambria Math"/>
            <w:sz w:val="24"/>
            <w:szCs w:val="24"/>
          </w:rPr>
          <m:t>Δ</m:t>
        </m:r>
        <m:r>
          <w:rPr>
            <w:rFonts w:ascii="Cambria Math" w:eastAsia="SimSun" w:hAnsi="Cambria Math"/>
            <w:sz w:val="24"/>
            <w:szCs w:val="24"/>
          </w:rPr>
          <m:t xml:space="preserve">x </m:t>
        </m:r>
      </m:oMath>
      <w:r w:rsidR="006F1927" w:rsidRPr="00BA413A">
        <w:rPr>
          <w:rFonts w:ascii="Times New Roman" w:eastAsiaTheme="minorEastAsia" w:hAnsi="Times New Roman"/>
          <w:sz w:val="24"/>
          <w:szCs w:val="24"/>
        </w:rPr>
        <w:t>as in Fig. S2c</w:t>
      </w:r>
      <w:proofErr w:type="gramStart"/>
      <w:r w:rsidR="006F1927" w:rsidRPr="00BA413A">
        <w:rPr>
          <w:rFonts w:ascii="Times New Roman" w:eastAsiaTheme="minorEastAsia" w:hAnsi="Times New Roman"/>
          <w:sz w:val="24"/>
          <w:szCs w:val="24"/>
        </w:rPr>
        <w:t>).</w:t>
      </w:r>
      <w:r>
        <w:rPr>
          <w:rFonts w:ascii="Times New Roman" w:eastAsiaTheme="minorEastAsia" w:hAnsi="Times New Roman"/>
          <w:sz w:val="24"/>
          <w:szCs w:val="24"/>
        </w:rPr>
        <w:t>“</w:t>
      </w:r>
      <w:proofErr w:type="gramEnd"/>
    </w:p>
    <w:p w14:paraId="1BEF3A68" w14:textId="48C2BBD3" w:rsidR="00A344D3" w:rsidDel="00666CA7" w:rsidRDefault="00A344D3" w:rsidP="006F1927">
      <w:pPr>
        <w:spacing w:line="360" w:lineRule="auto"/>
        <w:rPr>
          <w:del w:id="661" w:author="choi young" w:date="2021-12-29T13:26:00Z"/>
          <w:rFonts w:ascii="Times New Roman" w:eastAsiaTheme="minorEastAsia" w:hAnsi="Times New Roman"/>
          <w:sz w:val="24"/>
          <w:szCs w:val="24"/>
        </w:rPr>
      </w:pPr>
    </w:p>
    <w:p w14:paraId="5D06B56A" w14:textId="77777777" w:rsidR="00A6233C" w:rsidRDefault="00A6233C" w:rsidP="006F1927">
      <w:pPr>
        <w:spacing w:line="360" w:lineRule="auto"/>
        <w:rPr>
          <w:rFonts w:ascii="Times New Roman" w:eastAsiaTheme="minorEastAsia" w:hAnsi="Times New Roman"/>
          <w:sz w:val="24"/>
          <w:szCs w:val="24"/>
        </w:rPr>
      </w:pPr>
    </w:p>
    <w:p w14:paraId="3081B1CA" w14:textId="015DE836" w:rsidR="00A344D3" w:rsidRPr="0079071F" w:rsidRDefault="00A344D3" w:rsidP="00A344D3">
      <w:pPr>
        <w:spacing w:line="360" w:lineRule="auto"/>
        <w:rPr>
          <w:rFonts w:ascii="Times New Roman" w:hAnsi="Times New Roman"/>
          <w:bCs/>
          <w:sz w:val="24"/>
          <w:szCs w:val="24"/>
        </w:rPr>
      </w:pPr>
      <w:r w:rsidRPr="0015114A">
        <w:rPr>
          <w:rFonts w:ascii="Times New Roman" w:hAnsi="Times New Roman" w:hint="eastAsia"/>
          <w:b/>
          <w:sz w:val="24"/>
          <w:szCs w:val="24"/>
        </w:rPr>
        <w:t>R</w:t>
      </w:r>
      <w:r w:rsidRPr="0015114A">
        <w:rPr>
          <w:rFonts w:ascii="Times New Roman" w:hAnsi="Times New Roman"/>
          <w:b/>
          <w:sz w:val="24"/>
          <w:szCs w:val="24"/>
        </w:rPr>
        <w:t>2.2.</w:t>
      </w:r>
      <w:r>
        <w:rPr>
          <w:rFonts w:ascii="Times New Roman" w:hAnsi="Times New Roman"/>
          <w:b/>
          <w:sz w:val="24"/>
          <w:szCs w:val="24"/>
        </w:rPr>
        <w:t>5</w:t>
      </w:r>
      <w:r w:rsidRPr="0015114A">
        <w:rPr>
          <w:rFonts w:ascii="Times New Roman" w:hAnsi="Times New Roman"/>
          <w:b/>
          <w:sz w:val="24"/>
          <w:szCs w:val="24"/>
        </w:rPr>
        <w:t>.</w:t>
      </w:r>
      <w:r>
        <w:rPr>
          <w:rFonts w:ascii="Times New Roman" w:hAnsi="Times New Roman"/>
          <w:bCs/>
          <w:sz w:val="24"/>
          <w:szCs w:val="24"/>
        </w:rPr>
        <w:t xml:space="preserve"> Reviewer 2’s comments to be addressed</w:t>
      </w:r>
    </w:p>
    <w:p w14:paraId="4CB3547A" w14:textId="2229210E" w:rsidR="00A344D3" w:rsidRPr="002C3BF6" w:rsidRDefault="00A344D3" w:rsidP="002C3BF6">
      <w:pPr>
        <w:spacing w:line="360" w:lineRule="auto"/>
        <w:ind w:firstLineChars="50" w:firstLine="120"/>
        <w:rPr>
          <w:rFonts w:ascii="Times New Roman" w:hAnsi="Times New Roman"/>
          <w:bCs/>
          <w:sz w:val="24"/>
          <w:szCs w:val="24"/>
        </w:rPr>
      </w:pPr>
      <w:r w:rsidRPr="001C0527">
        <w:rPr>
          <w:rFonts w:ascii="Times New Roman" w:hAnsi="Times New Roman"/>
          <w:bCs/>
          <w:sz w:val="24"/>
          <w:szCs w:val="24"/>
        </w:rPr>
        <w:t xml:space="preserve">Related to this, the </w:t>
      </w:r>
      <w:r w:rsidRPr="001C0527">
        <w:rPr>
          <w:rFonts w:ascii="Times New Roman" w:hAnsi="Times New Roman"/>
          <w:bCs/>
          <w:sz w:val="24"/>
          <w:szCs w:val="24"/>
          <w:u w:val="single"/>
        </w:rPr>
        <w:t xml:space="preserve">statistical field distribution is particularly </w:t>
      </w:r>
      <w:proofErr w:type="spellStart"/>
      <w:r w:rsidRPr="001C0527">
        <w:rPr>
          <w:rFonts w:ascii="Times New Roman" w:hAnsi="Times New Roman"/>
          <w:bCs/>
          <w:sz w:val="24"/>
          <w:szCs w:val="24"/>
          <w:u w:val="single"/>
        </w:rPr>
        <w:t>nongaussian</w:t>
      </w:r>
      <w:proofErr w:type="spellEnd"/>
      <w:r w:rsidRPr="001C0527">
        <w:rPr>
          <w:rFonts w:ascii="Times New Roman" w:hAnsi="Times New Roman"/>
          <w:bCs/>
          <w:sz w:val="24"/>
          <w:szCs w:val="24"/>
          <w:u w:val="single"/>
        </w:rPr>
        <w:t xml:space="preserve"> in NF </w:t>
      </w:r>
      <w:r w:rsidRPr="001C0527">
        <w:rPr>
          <w:rFonts w:ascii="Times New Roman" w:hAnsi="Times New Roman"/>
          <w:bCs/>
          <w:sz w:val="24"/>
          <w:szCs w:val="24"/>
        </w:rPr>
        <w:t xml:space="preserve">(see for instance PRE 72, 025602 2005 or more recently Opt. Comm 462, 125308, 2020). The authors </w:t>
      </w:r>
      <w:r w:rsidRPr="001C0527">
        <w:rPr>
          <w:rFonts w:ascii="Times New Roman" w:hAnsi="Times New Roman"/>
          <w:bCs/>
          <w:sz w:val="24"/>
          <w:szCs w:val="24"/>
          <w:u w:val="single"/>
        </w:rPr>
        <w:t>should discuss this in the context of their spatial resolution.</w:t>
      </w:r>
    </w:p>
    <w:p w14:paraId="3A0FF68D" w14:textId="0CE4E317" w:rsidR="00050557" w:rsidRDefault="00606019" w:rsidP="00050557">
      <w:pPr>
        <w:spacing w:line="360" w:lineRule="auto"/>
        <w:rPr>
          <w:rFonts w:ascii="Times New Roman" w:hAnsi="Times New Roman"/>
          <w:bCs/>
          <w:sz w:val="24"/>
          <w:szCs w:val="24"/>
        </w:rPr>
      </w:pPr>
      <w:r w:rsidRPr="0015114A">
        <w:rPr>
          <w:rFonts w:ascii="Times New Roman" w:hAnsi="Times New Roman"/>
          <w:b/>
          <w:sz w:val="24"/>
          <w:szCs w:val="24"/>
        </w:rPr>
        <w:t>R2.</w:t>
      </w:r>
      <w:r w:rsidR="006B51A0" w:rsidRPr="0015114A">
        <w:rPr>
          <w:rFonts w:ascii="Times New Roman" w:hAnsi="Times New Roman"/>
          <w:b/>
          <w:sz w:val="24"/>
          <w:szCs w:val="24"/>
        </w:rPr>
        <w:t>2</w:t>
      </w:r>
      <w:r w:rsidRPr="0015114A">
        <w:rPr>
          <w:rFonts w:ascii="Times New Roman" w:hAnsi="Times New Roman"/>
          <w:b/>
          <w:sz w:val="24"/>
          <w:szCs w:val="24"/>
        </w:rPr>
        <w:t>.</w:t>
      </w:r>
      <w:r w:rsidR="00A344D3">
        <w:rPr>
          <w:rFonts w:ascii="Times New Roman" w:hAnsi="Times New Roman"/>
          <w:b/>
          <w:sz w:val="24"/>
          <w:szCs w:val="24"/>
        </w:rPr>
        <w:t>6</w:t>
      </w:r>
      <w:r w:rsidRPr="0015114A">
        <w:rPr>
          <w:rFonts w:ascii="Times New Roman" w:hAnsi="Times New Roman"/>
          <w:b/>
          <w:sz w:val="24"/>
          <w:szCs w:val="24"/>
        </w:rPr>
        <w:t>. Reply to R2.</w:t>
      </w:r>
      <w:r w:rsidR="006B51A0" w:rsidRPr="0015114A">
        <w:rPr>
          <w:rFonts w:ascii="Times New Roman" w:hAnsi="Times New Roman"/>
          <w:b/>
          <w:sz w:val="24"/>
          <w:szCs w:val="24"/>
        </w:rPr>
        <w:t>2</w:t>
      </w:r>
      <w:r w:rsidRPr="0015114A">
        <w:rPr>
          <w:rFonts w:ascii="Times New Roman" w:hAnsi="Times New Roman"/>
          <w:b/>
          <w:sz w:val="24"/>
          <w:szCs w:val="24"/>
        </w:rPr>
        <w:t>.</w:t>
      </w:r>
      <w:r w:rsidR="00A344D3">
        <w:rPr>
          <w:rFonts w:ascii="Times New Roman" w:hAnsi="Times New Roman"/>
          <w:b/>
          <w:sz w:val="24"/>
          <w:szCs w:val="24"/>
        </w:rPr>
        <w:t>5</w:t>
      </w:r>
      <w:r w:rsidRPr="0015114A">
        <w:rPr>
          <w:rFonts w:ascii="Times New Roman" w:hAnsi="Times New Roman"/>
          <w:b/>
          <w:sz w:val="24"/>
          <w:szCs w:val="24"/>
        </w:rPr>
        <w:t>.</w:t>
      </w:r>
      <w:r w:rsidR="0015114A">
        <w:rPr>
          <w:rFonts w:ascii="Times New Roman" w:hAnsi="Times New Roman"/>
          <w:bCs/>
          <w:sz w:val="24"/>
          <w:szCs w:val="24"/>
        </w:rPr>
        <w:t xml:space="preserve"> </w:t>
      </w:r>
      <w:r w:rsidR="006B51A0">
        <w:rPr>
          <w:rFonts w:ascii="Times New Roman" w:hAnsi="Times New Roman"/>
          <w:bCs/>
          <w:sz w:val="24"/>
          <w:szCs w:val="24"/>
        </w:rPr>
        <w:t>c</w:t>
      </w:r>
      <w:r>
        <w:rPr>
          <w:rFonts w:ascii="Times New Roman" w:hAnsi="Times New Roman"/>
          <w:bCs/>
          <w:sz w:val="24"/>
          <w:szCs w:val="24"/>
        </w:rPr>
        <w:t xml:space="preserve">. </w:t>
      </w:r>
      <w:r w:rsidR="00A918FF">
        <w:rPr>
          <w:rFonts w:ascii="Times New Roman" w:hAnsi="Times New Roman"/>
          <w:bCs/>
          <w:sz w:val="24"/>
          <w:szCs w:val="24"/>
        </w:rPr>
        <w:t xml:space="preserve">Intensity statistics of employed dynamic near-field speckle patterns and their implications on super-resolution imaging performance </w:t>
      </w:r>
    </w:p>
    <w:p w14:paraId="644F0BC8" w14:textId="2A39C85A" w:rsidR="00050557" w:rsidRDefault="00C95512" w:rsidP="00050557">
      <w:pPr>
        <w:spacing w:line="360" w:lineRule="auto"/>
        <w:rPr>
          <w:rFonts w:ascii="Times New Roman" w:hAnsi="Times New Roman"/>
          <w:bCs/>
          <w:sz w:val="24"/>
          <w:szCs w:val="24"/>
        </w:rPr>
      </w:pPr>
      <w:r>
        <w:rPr>
          <w:rFonts w:ascii="Times New Roman" w:hAnsi="Times New Roman"/>
          <w:bCs/>
          <w:noProof/>
          <w:sz w:val="24"/>
          <w:szCs w:val="24"/>
        </w:rPr>
        <w:drawing>
          <wp:inline distT="0" distB="0" distL="0" distR="0" wp14:anchorId="05C7FDF0" wp14:editId="4E78BAA7">
            <wp:extent cx="5731510" cy="3028315"/>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3028315"/>
                    </a:xfrm>
                    <a:prstGeom prst="rect">
                      <a:avLst/>
                    </a:prstGeom>
                  </pic:spPr>
                </pic:pic>
              </a:graphicData>
            </a:graphic>
          </wp:inline>
        </w:drawing>
      </w:r>
    </w:p>
    <w:p w14:paraId="68353EA8" w14:textId="408B0BBE" w:rsidR="00A918FF" w:rsidRPr="00A6233C" w:rsidRDefault="00A6233C" w:rsidP="00050557">
      <w:pPr>
        <w:spacing w:line="360" w:lineRule="auto"/>
        <w:rPr>
          <w:rFonts w:ascii="Times New Roman" w:hAnsi="Times New Roman"/>
          <w:b/>
          <w:sz w:val="24"/>
          <w:szCs w:val="24"/>
        </w:rPr>
      </w:pPr>
      <w:r w:rsidRPr="00A6233C">
        <w:rPr>
          <w:rFonts w:ascii="Times New Roman" w:hAnsi="Times New Roman"/>
          <w:b/>
          <w:sz w:val="24"/>
          <w:szCs w:val="24"/>
        </w:rPr>
        <w:t>Fig. R</w:t>
      </w:r>
      <w:ins w:id="662" w:author="choi young" w:date="2021-12-29T13:27:00Z">
        <w:r w:rsidR="00601B52">
          <w:rPr>
            <w:rFonts w:ascii="Times New Roman" w:hAnsi="Times New Roman"/>
            <w:b/>
            <w:sz w:val="24"/>
            <w:szCs w:val="24"/>
          </w:rPr>
          <w:t>40</w:t>
        </w:r>
      </w:ins>
      <w:del w:id="663" w:author="choi young" w:date="2021-12-29T13:27:00Z">
        <w:r w:rsidR="00EB0344" w:rsidRPr="00EB0344" w:rsidDel="00601B52">
          <w:rPr>
            <w:rFonts w:ascii="Times New Roman" w:hAnsi="Times New Roman"/>
            <w:b/>
            <w:sz w:val="24"/>
            <w:szCs w:val="24"/>
          </w:rPr>
          <w:delText>38</w:delText>
        </w:r>
      </w:del>
      <w:r w:rsidRPr="00EB0344">
        <w:rPr>
          <w:rFonts w:ascii="Times New Roman" w:hAnsi="Times New Roman"/>
          <w:b/>
          <w:sz w:val="24"/>
          <w:szCs w:val="24"/>
        </w:rPr>
        <w:t>.</w:t>
      </w:r>
      <w:r>
        <w:rPr>
          <w:rFonts w:ascii="Times New Roman" w:hAnsi="Times New Roman"/>
          <w:b/>
          <w:color w:val="FF0000"/>
          <w:sz w:val="24"/>
          <w:szCs w:val="24"/>
        </w:rPr>
        <w:t xml:space="preserve"> </w:t>
      </w:r>
      <w:r w:rsidRPr="00A6233C">
        <w:rPr>
          <w:rFonts w:ascii="Times New Roman" w:hAnsi="Times New Roman"/>
          <w:b/>
          <w:sz w:val="24"/>
          <w:szCs w:val="24"/>
        </w:rPr>
        <w:t xml:space="preserve">Intensity statistics of near-field speckle patterns under different excitation conditions. For global and local excitation, we cited the intensity statistics as reported in the PRE 72, 025602 </w:t>
      </w:r>
      <w:r>
        <w:rPr>
          <w:rFonts w:ascii="Times New Roman" w:hAnsi="Times New Roman"/>
          <w:b/>
          <w:sz w:val="24"/>
          <w:szCs w:val="24"/>
        </w:rPr>
        <w:t>(</w:t>
      </w:r>
      <w:r w:rsidRPr="00A6233C">
        <w:rPr>
          <w:rFonts w:ascii="Times New Roman" w:hAnsi="Times New Roman"/>
          <w:b/>
          <w:sz w:val="24"/>
          <w:szCs w:val="24"/>
        </w:rPr>
        <w:t>2005</w:t>
      </w:r>
      <w:r>
        <w:rPr>
          <w:rFonts w:ascii="Times New Roman" w:hAnsi="Times New Roman"/>
          <w:b/>
          <w:sz w:val="24"/>
          <w:szCs w:val="24"/>
        </w:rPr>
        <w:t xml:space="preserve">). </w:t>
      </w:r>
      <w:r w:rsidRPr="00A6233C">
        <w:rPr>
          <w:rFonts w:ascii="Times New Roman" w:hAnsi="Times New Roman"/>
          <w:bCs/>
          <w:sz w:val="24"/>
          <w:szCs w:val="24"/>
        </w:rPr>
        <w:t xml:space="preserve"> </w:t>
      </w:r>
      <w:r w:rsidRPr="002C3BF6">
        <w:rPr>
          <w:rFonts w:ascii="Times New Roman" w:hAnsi="Times New Roman"/>
          <w:b/>
          <w:sz w:val="24"/>
          <w:szCs w:val="24"/>
        </w:rPr>
        <w:t xml:space="preserve">Intensity statistics under far-field speckle illumination, which is the case for this study, is hypothesized to exhibit intermediate between two extremes, </w:t>
      </w:r>
      <w:r w:rsidRPr="002C3BF6">
        <w:rPr>
          <w:rFonts w:ascii="Times New Roman" w:hAnsi="Times New Roman"/>
          <w:b/>
          <w:sz w:val="24"/>
          <w:szCs w:val="24"/>
        </w:rPr>
        <w:lastRenderedPageBreak/>
        <w:t>Rayleigh and Non-</w:t>
      </w:r>
      <w:r w:rsidR="002C3BF6" w:rsidRPr="002C3BF6">
        <w:rPr>
          <w:rFonts w:ascii="Times New Roman" w:hAnsi="Times New Roman"/>
          <w:b/>
          <w:sz w:val="24"/>
          <w:szCs w:val="24"/>
        </w:rPr>
        <w:t>R</w:t>
      </w:r>
      <w:r w:rsidRPr="002C3BF6">
        <w:rPr>
          <w:rFonts w:ascii="Times New Roman" w:hAnsi="Times New Roman"/>
          <w:b/>
          <w:sz w:val="24"/>
          <w:szCs w:val="24"/>
        </w:rPr>
        <w:t>ayleigh</w:t>
      </w:r>
      <w:r w:rsidR="002C3BF6" w:rsidRPr="002C3BF6">
        <w:rPr>
          <w:rFonts w:ascii="Times New Roman" w:hAnsi="Times New Roman"/>
          <w:b/>
          <w:sz w:val="24"/>
          <w:szCs w:val="24"/>
        </w:rPr>
        <w:t xml:space="preserve"> intensity probability density functions.</w:t>
      </w:r>
    </w:p>
    <w:p w14:paraId="3DFA5A09" w14:textId="05E36669" w:rsidR="00A918FF" w:rsidRDefault="006B4C5F" w:rsidP="00050557">
      <w:pPr>
        <w:spacing w:line="360" w:lineRule="auto"/>
        <w:rPr>
          <w:rFonts w:ascii="Times New Roman" w:hAnsi="Times New Roman"/>
          <w:b/>
          <w:sz w:val="24"/>
          <w:szCs w:val="24"/>
        </w:rPr>
      </w:pPr>
      <w:r>
        <w:rPr>
          <w:rFonts w:ascii="Times New Roman" w:hAnsi="Times New Roman"/>
          <w:b/>
          <w:noProof/>
          <w:sz w:val="24"/>
          <w:szCs w:val="24"/>
        </w:rPr>
        <w:drawing>
          <wp:inline distT="0" distB="0" distL="0" distR="0" wp14:anchorId="7FDC7C91" wp14:editId="48760F57">
            <wp:extent cx="5731510" cy="4525645"/>
            <wp:effectExtent l="0" t="0" r="2540" b="825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4525645"/>
                    </a:xfrm>
                    <a:prstGeom prst="rect">
                      <a:avLst/>
                    </a:prstGeom>
                  </pic:spPr>
                </pic:pic>
              </a:graphicData>
            </a:graphic>
          </wp:inline>
        </w:drawing>
      </w:r>
    </w:p>
    <w:p w14:paraId="59700CBB" w14:textId="23C4EEF0" w:rsidR="002C3BF6" w:rsidRPr="00A6233C" w:rsidDel="000D57DA" w:rsidRDefault="00DF0C2C" w:rsidP="002C3BF6">
      <w:pPr>
        <w:spacing w:line="360" w:lineRule="auto"/>
        <w:rPr>
          <w:del w:id="664" w:author="choi young" w:date="2021-12-29T15:19:00Z"/>
          <w:rFonts w:ascii="Times New Roman" w:hAnsi="Times New Roman"/>
          <w:b/>
          <w:sz w:val="24"/>
          <w:szCs w:val="24"/>
        </w:rPr>
      </w:pPr>
      <w:ins w:id="665" w:author="choi young" w:date="2021-12-29T15:10:00Z">
        <w:r>
          <w:rPr>
            <w:rFonts w:ascii="Times New Roman" w:hAnsi="Times New Roman"/>
            <w:b/>
            <w:sz w:val="24"/>
            <w:szCs w:val="24"/>
          </w:rPr>
          <w:t xml:space="preserve">(Newly added as Supporting Figure S2.2.) </w:t>
        </w:r>
      </w:ins>
      <w:r w:rsidR="002C3BF6" w:rsidRPr="00A6233C">
        <w:rPr>
          <w:rFonts w:ascii="Times New Roman" w:hAnsi="Times New Roman"/>
          <w:b/>
          <w:sz w:val="24"/>
          <w:szCs w:val="24"/>
        </w:rPr>
        <w:t>Fig. R</w:t>
      </w:r>
      <w:ins w:id="666" w:author="choi young" w:date="2021-12-29T13:27:00Z">
        <w:r w:rsidR="00601B52">
          <w:rPr>
            <w:rFonts w:ascii="Times New Roman" w:hAnsi="Times New Roman"/>
            <w:b/>
            <w:sz w:val="24"/>
            <w:szCs w:val="24"/>
          </w:rPr>
          <w:t>41</w:t>
        </w:r>
      </w:ins>
      <w:del w:id="667" w:author="choi young" w:date="2021-12-29T13:27:00Z">
        <w:r w:rsidR="00EB0344" w:rsidRPr="00EB0344" w:rsidDel="00601B52">
          <w:rPr>
            <w:rFonts w:ascii="Times New Roman" w:hAnsi="Times New Roman"/>
            <w:b/>
            <w:sz w:val="24"/>
            <w:szCs w:val="24"/>
          </w:rPr>
          <w:delText>39</w:delText>
        </w:r>
      </w:del>
      <w:r w:rsidR="00EB0344" w:rsidRPr="00EB0344">
        <w:rPr>
          <w:rFonts w:ascii="Times New Roman" w:hAnsi="Times New Roman"/>
          <w:b/>
          <w:sz w:val="24"/>
          <w:szCs w:val="24"/>
        </w:rPr>
        <w:t>.</w:t>
      </w:r>
      <w:r w:rsidR="00EB0344">
        <w:rPr>
          <w:rFonts w:ascii="Times New Roman" w:hAnsi="Times New Roman"/>
          <w:b/>
          <w:color w:val="FF0000"/>
          <w:sz w:val="24"/>
          <w:szCs w:val="24"/>
        </w:rPr>
        <w:t xml:space="preserve"> </w:t>
      </w:r>
      <w:r w:rsidR="002C3BF6" w:rsidRPr="00A6233C">
        <w:rPr>
          <w:rFonts w:ascii="Times New Roman" w:hAnsi="Times New Roman"/>
          <w:b/>
          <w:sz w:val="24"/>
          <w:szCs w:val="24"/>
        </w:rPr>
        <w:t xml:space="preserve">Intensity statistics of </w:t>
      </w:r>
      <w:r w:rsidR="002C3BF6">
        <w:rPr>
          <w:rFonts w:ascii="Times New Roman" w:hAnsi="Times New Roman"/>
          <w:b/>
          <w:sz w:val="24"/>
          <w:szCs w:val="24"/>
        </w:rPr>
        <w:t xml:space="preserve">three representative stationary </w:t>
      </w:r>
      <w:r w:rsidR="002C3BF6" w:rsidRPr="00A6233C">
        <w:rPr>
          <w:rFonts w:ascii="Times New Roman" w:hAnsi="Times New Roman"/>
          <w:b/>
          <w:sz w:val="24"/>
          <w:szCs w:val="24"/>
        </w:rPr>
        <w:t>near-field speckle patterns</w:t>
      </w:r>
      <w:r w:rsidR="002C3BF6">
        <w:rPr>
          <w:rFonts w:ascii="Times New Roman" w:hAnsi="Times New Roman"/>
          <w:b/>
          <w:sz w:val="24"/>
          <w:szCs w:val="24"/>
        </w:rPr>
        <w:t xml:space="preserve"> having nearly 150 nm grain size</w:t>
      </w:r>
      <w:r w:rsidR="002C3BF6" w:rsidRPr="00A6233C">
        <w:rPr>
          <w:rFonts w:ascii="Times New Roman" w:hAnsi="Times New Roman"/>
          <w:b/>
          <w:sz w:val="24"/>
          <w:szCs w:val="24"/>
        </w:rPr>
        <w:t xml:space="preserve"> under </w:t>
      </w:r>
      <w:r w:rsidR="002C3BF6">
        <w:rPr>
          <w:rFonts w:ascii="Times New Roman" w:hAnsi="Times New Roman"/>
          <w:b/>
          <w:sz w:val="24"/>
          <w:szCs w:val="24"/>
        </w:rPr>
        <w:t>far-field speckle excitation</w:t>
      </w:r>
      <w:r w:rsidR="002C3BF6" w:rsidRPr="00A6233C">
        <w:rPr>
          <w:rFonts w:ascii="Times New Roman" w:hAnsi="Times New Roman"/>
          <w:b/>
          <w:sz w:val="24"/>
          <w:szCs w:val="24"/>
        </w:rPr>
        <w:t xml:space="preserve"> conditions. </w:t>
      </w:r>
    </w:p>
    <w:p w14:paraId="4F048E68" w14:textId="77777777" w:rsidR="004D2E71" w:rsidRPr="00D4616C" w:rsidRDefault="004D2E71" w:rsidP="00050557">
      <w:pPr>
        <w:spacing w:line="360" w:lineRule="auto"/>
        <w:rPr>
          <w:rFonts w:ascii="Times New Roman" w:hAnsi="Times New Roman" w:hint="eastAsia"/>
          <w:bCs/>
          <w:sz w:val="24"/>
          <w:szCs w:val="24"/>
          <w:rPrChange w:id="668" w:author="choi young" w:date="2021-12-29T15:15:00Z">
            <w:rPr>
              <w:rFonts w:ascii="Times New Roman" w:hAnsi="Times New Roman"/>
              <w:b/>
              <w:sz w:val="24"/>
              <w:szCs w:val="24"/>
            </w:rPr>
          </w:rPrChange>
        </w:rPr>
      </w:pPr>
    </w:p>
    <w:p w14:paraId="64330964" w14:textId="75885B38" w:rsidR="004D2E71" w:rsidRPr="00D4616C" w:rsidRDefault="00D4616C" w:rsidP="00050557">
      <w:pPr>
        <w:spacing w:line="360" w:lineRule="auto"/>
        <w:rPr>
          <w:rFonts w:ascii="Times New Roman" w:hAnsi="Times New Roman" w:hint="eastAsia"/>
          <w:bCs/>
          <w:sz w:val="24"/>
          <w:szCs w:val="24"/>
          <w:rPrChange w:id="669" w:author="choi young" w:date="2021-12-29T15:15:00Z">
            <w:rPr>
              <w:rFonts w:ascii="Times New Roman" w:hAnsi="Times New Roman" w:hint="eastAsia"/>
              <w:b/>
              <w:sz w:val="24"/>
              <w:szCs w:val="24"/>
            </w:rPr>
          </w:rPrChange>
        </w:rPr>
      </w:pPr>
      <w:ins w:id="670" w:author="choi young" w:date="2021-12-29T15:15:00Z">
        <w:r w:rsidRPr="00D4616C">
          <w:rPr>
            <w:rFonts w:ascii="Times New Roman" w:hAnsi="Times New Roman"/>
            <w:bCs/>
            <w:sz w:val="24"/>
            <w:szCs w:val="24"/>
            <w:rPrChange w:id="671" w:author="choi young" w:date="2021-12-29T15:15:00Z">
              <w:rPr>
                <w:rFonts w:ascii="Times New Roman" w:hAnsi="Times New Roman"/>
                <w:b/>
                <w:sz w:val="24"/>
                <w:szCs w:val="24"/>
              </w:rPr>
            </w:rPrChange>
          </w:rPr>
          <w:tab/>
          <w:t>T</w:t>
        </w:r>
        <w:r>
          <w:rPr>
            <w:rFonts w:ascii="Times New Roman" w:hAnsi="Times New Roman"/>
            <w:bCs/>
            <w:sz w:val="24"/>
            <w:szCs w:val="24"/>
          </w:rPr>
          <w:t>hough we have ch</w:t>
        </w:r>
      </w:ins>
      <w:ins w:id="672" w:author="choi young" w:date="2021-12-29T15:16:00Z">
        <w:r>
          <w:rPr>
            <w:rFonts w:ascii="Times New Roman" w:hAnsi="Times New Roman"/>
            <w:bCs/>
            <w:sz w:val="24"/>
            <w:szCs w:val="24"/>
          </w:rPr>
          <w:t>ecked</w:t>
        </w:r>
      </w:ins>
      <w:ins w:id="673" w:author="choi young" w:date="2021-12-29T15:17:00Z">
        <w:r w:rsidR="000D57DA">
          <w:rPr>
            <w:rFonts w:ascii="Times New Roman" w:hAnsi="Times New Roman"/>
            <w:bCs/>
            <w:sz w:val="24"/>
            <w:szCs w:val="24"/>
          </w:rPr>
          <w:t xml:space="preserve"> the deviation from </w:t>
        </w:r>
        <w:proofErr w:type="spellStart"/>
        <w:r w:rsidR="000D57DA">
          <w:rPr>
            <w:rFonts w:ascii="Times New Roman" w:hAnsi="Times New Roman"/>
            <w:bCs/>
            <w:sz w:val="24"/>
            <w:szCs w:val="24"/>
          </w:rPr>
          <w:t>Rayleight</w:t>
        </w:r>
        <w:proofErr w:type="spellEnd"/>
        <w:r w:rsidR="000D57DA">
          <w:rPr>
            <w:rFonts w:ascii="Times New Roman" w:hAnsi="Times New Roman"/>
            <w:bCs/>
            <w:sz w:val="24"/>
            <w:szCs w:val="24"/>
          </w:rPr>
          <w:t xml:space="preserve"> statistics of our n</w:t>
        </w:r>
      </w:ins>
      <w:ins w:id="674" w:author="choi young" w:date="2021-12-29T15:18:00Z">
        <w:r w:rsidR="000D57DA">
          <w:rPr>
            <w:rFonts w:ascii="Times New Roman" w:hAnsi="Times New Roman"/>
            <w:bCs/>
            <w:sz w:val="24"/>
            <w:szCs w:val="24"/>
          </w:rPr>
          <w:t>ear-field speckle patterns as shown in Fig. R41 (newly added as Supporting Figure S2.2), we’ve found that the most important intensity statistics of speckle illumination that directly translates to the final</w:t>
        </w:r>
      </w:ins>
      <w:ins w:id="675" w:author="choi young" w:date="2021-12-29T15:19:00Z">
        <w:r w:rsidR="000D57DA">
          <w:rPr>
            <w:rFonts w:ascii="Times New Roman" w:hAnsi="Times New Roman"/>
            <w:bCs/>
            <w:sz w:val="24"/>
            <w:szCs w:val="24"/>
          </w:rPr>
          <w:t xml:space="preserve"> super-resolution is the speckle grain size, not the type of the statistics. This remark</w:t>
        </w:r>
      </w:ins>
      <w:ins w:id="676" w:author="choi young" w:date="2021-12-29T15:18:00Z">
        <w:r w:rsidR="000D57DA">
          <w:rPr>
            <w:rFonts w:ascii="Times New Roman" w:hAnsi="Times New Roman"/>
            <w:bCs/>
            <w:sz w:val="24"/>
            <w:szCs w:val="24"/>
          </w:rPr>
          <w:t xml:space="preserve"> </w:t>
        </w:r>
      </w:ins>
      <w:ins w:id="677" w:author="choi young" w:date="2021-12-29T15:19:00Z">
        <w:r w:rsidR="000D57DA">
          <w:rPr>
            <w:rFonts w:ascii="Times New Roman" w:hAnsi="Times New Roman"/>
            <w:bCs/>
            <w:sz w:val="24"/>
            <w:szCs w:val="24"/>
          </w:rPr>
          <w:t xml:space="preserve">is newly added in the main text of our manuscript </w:t>
        </w:r>
      </w:ins>
      <w:ins w:id="678" w:author="choi young" w:date="2021-12-29T15:20:00Z">
        <w:r w:rsidR="000D57DA">
          <w:rPr>
            <w:rFonts w:ascii="Times New Roman" w:hAnsi="Times New Roman"/>
            <w:bCs/>
            <w:sz w:val="24"/>
            <w:szCs w:val="24"/>
          </w:rPr>
          <w:t xml:space="preserve">regarding Fig. 2d, </w:t>
        </w:r>
      </w:ins>
      <w:ins w:id="679" w:author="choi young" w:date="2021-12-29T15:19:00Z">
        <w:r w:rsidR="000D57DA">
          <w:rPr>
            <w:rFonts w:ascii="Times New Roman" w:hAnsi="Times New Roman"/>
            <w:bCs/>
            <w:sz w:val="24"/>
            <w:szCs w:val="24"/>
          </w:rPr>
          <w:t>as follows:</w:t>
        </w:r>
      </w:ins>
    </w:p>
    <w:p w14:paraId="60355113" w14:textId="49F77411" w:rsidR="004D2E71" w:rsidDel="00640C2C" w:rsidRDefault="004D2E71" w:rsidP="00050557">
      <w:pPr>
        <w:spacing w:line="360" w:lineRule="auto"/>
        <w:rPr>
          <w:del w:id="680" w:author="choi young" w:date="2021-12-29T15:21:00Z"/>
          <w:rFonts w:ascii="Times New Roman" w:hAnsi="Times New Roman"/>
          <w:b/>
          <w:sz w:val="24"/>
          <w:szCs w:val="24"/>
        </w:rPr>
      </w:pPr>
    </w:p>
    <w:p w14:paraId="187C96E1" w14:textId="7C1B02D6" w:rsidR="000D57DA" w:rsidRPr="00CD1F78" w:rsidRDefault="000D57DA" w:rsidP="000D57DA">
      <w:pPr>
        <w:spacing w:line="360" w:lineRule="auto"/>
        <w:ind w:firstLine="601"/>
        <w:rPr>
          <w:ins w:id="681" w:author="choi young" w:date="2021-12-29T15:20:00Z"/>
          <w:rFonts w:ascii="Times New Roman" w:eastAsiaTheme="minorEastAsia" w:hAnsi="Times New Roman"/>
          <w:sz w:val="24"/>
          <w:szCs w:val="24"/>
        </w:rPr>
      </w:pPr>
      <w:ins w:id="682" w:author="choi young" w:date="2021-12-29T15:20:00Z">
        <w:r>
          <w:rPr>
            <w:rFonts w:ascii="Times New Roman" w:hAnsi="Times New Roman"/>
            <w:sz w:val="24"/>
            <w:szCs w:val="24"/>
          </w:rPr>
          <w:t>“…</w:t>
        </w:r>
        <w:r w:rsidRPr="000D57DA">
          <w:rPr>
            <w:rFonts w:ascii="Times New Roman" w:hAnsi="Times New Roman"/>
            <w:sz w:val="24"/>
            <w:szCs w:val="24"/>
            <w:rPrChange w:id="683" w:author="choi young" w:date="2021-12-29T15:20:00Z">
              <w:rPr>
                <w:rFonts w:ascii="Times New Roman" w:hAnsi="Times New Roman"/>
                <w:sz w:val="24"/>
                <w:szCs w:val="24"/>
                <w:highlight w:val="yellow"/>
              </w:rPr>
            </w:rPrChange>
          </w:rPr>
          <w:t xml:space="preserve">This subwavelength-scale grain size is the unique feature of near-field </w:t>
        </w:r>
        <w:r w:rsidRPr="000D57DA">
          <w:rPr>
            <w:rFonts w:ascii="Times New Roman" w:hAnsi="Times New Roman" w:hint="eastAsia"/>
            <w:sz w:val="24"/>
            <w:szCs w:val="24"/>
            <w:rPrChange w:id="684" w:author="choi young" w:date="2021-12-29T15:20:00Z">
              <w:rPr>
                <w:rFonts w:ascii="Times New Roman" w:hAnsi="Times New Roman" w:hint="eastAsia"/>
                <w:sz w:val="24"/>
                <w:szCs w:val="24"/>
                <w:highlight w:val="yellow"/>
              </w:rPr>
            </w:rPrChange>
          </w:rPr>
          <w:t xml:space="preserve">speckle </w:t>
        </w:r>
        <w:r w:rsidRPr="000D57DA">
          <w:rPr>
            <w:rFonts w:ascii="Times New Roman" w:hAnsi="Times New Roman"/>
            <w:sz w:val="24"/>
            <w:szCs w:val="24"/>
            <w:rPrChange w:id="685" w:author="choi young" w:date="2021-12-29T15:20:00Z">
              <w:rPr>
                <w:rFonts w:ascii="Times New Roman" w:hAnsi="Times New Roman"/>
                <w:sz w:val="24"/>
                <w:szCs w:val="24"/>
                <w:highlight w:val="yellow"/>
              </w:rPr>
            </w:rPrChange>
          </w:rPr>
          <w:t>patterns whose correlation length is driven by the microstructure of the scattering medium, not by the wavelength of the scattered light</w:t>
        </w:r>
        <w:r w:rsidRPr="000D57DA">
          <w:rPr>
            <w:rFonts w:ascii="Times New Roman" w:hAnsi="Times New Roman"/>
            <w:sz w:val="24"/>
            <w:szCs w:val="24"/>
            <w:rPrChange w:id="686" w:author="choi young" w:date="2021-12-29T15:20:00Z">
              <w:rPr>
                <w:rFonts w:ascii="Times New Roman" w:hAnsi="Times New Roman"/>
                <w:sz w:val="24"/>
                <w:szCs w:val="24"/>
                <w:highlight w:val="yellow"/>
              </w:rPr>
            </w:rPrChange>
          </w:rPr>
          <w:fldChar w:fldCharType="begin" w:fldLock="1"/>
        </w:r>
        <w:r w:rsidRPr="000D57DA">
          <w:rPr>
            <w:rFonts w:ascii="Times New Roman" w:hAnsi="Times New Roman"/>
            <w:sz w:val="24"/>
            <w:szCs w:val="24"/>
            <w:rPrChange w:id="687" w:author="choi young" w:date="2021-12-29T15:20:00Z">
              <w:rPr>
                <w:rFonts w:ascii="Times New Roman" w:hAnsi="Times New Roman"/>
                <w:sz w:val="24"/>
                <w:szCs w:val="24"/>
                <w:highlight w:val="yellow"/>
              </w:rPr>
            </w:rPrChange>
          </w:rPr>
          <w:instrText>ADDIN CSL_CITATION {"citationItems":[{"id":"ITEM-1","itemData":{"DOI":"10.1103/PhysRevA.81.053804","ISSN":"10502947","abstract":"At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Physics","id":"ITEM-1","issue":"5","issued":{"date-parts":[["2010"]]},"page":"1-5","title":"Subwavelength spatial correlations in near-field speckle patterns","type":"article-journal","volume":"81"},"uris":["http://www.mendeley.com/documents/?uuid=238b544a-05fc-4b68-9bb9-045f62502796"]}],"mendeley":{"formattedCitation":"&lt;sup&gt;19&lt;/sup&gt;","plainTextFormattedCitation":"19","previouslyFormattedCitation":"&lt;sup&gt;19&lt;/sup&gt;"},"properties":{"noteIndex":0},"schema":"https://github.com/citation-style-language/schema/raw/master/csl-citation.json"}</w:instrText>
        </w:r>
        <w:r w:rsidRPr="000D57DA">
          <w:rPr>
            <w:rFonts w:ascii="Times New Roman" w:hAnsi="Times New Roman"/>
            <w:sz w:val="24"/>
            <w:szCs w:val="24"/>
            <w:rPrChange w:id="688" w:author="choi young" w:date="2021-12-29T15:20:00Z">
              <w:rPr>
                <w:rFonts w:ascii="Times New Roman" w:hAnsi="Times New Roman"/>
                <w:sz w:val="24"/>
                <w:szCs w:val="24"/>
                <w:highlight w:val="yellow"/>
              </w:rPr>
            </w:rPrChange>
          </w:rPr>
          <w:fldChar w:fldCharType="separate"/>
        </w:r>
        <w:r w:rsidRPr="000D57DA">
          <w:rPr>
            <w:rFonts w:ascii="Times New Roman" w:hAnsi="Times New Roman"/>
            <w:noProof/>
            <w:sz w:val="24"/>
            <w:szCs w:val="24"/>
            <w:vertAlign w:val="superscript"/>
            <w:rPrChange w:id="689" w:author="choi young" w:date="2021-12-29T15:20:00Z">
              <w:rPr>
                <w:rFonts w:ascii="Times New Roman" w:hAnsi="Times New Roman"/>
                <w:noProof/>
                <w:sz w:val="24"/>
                <w:szCs w:val="24"/>
                <w:highlight w:val="yellow"/>
                <w:vertAlign w:val="superscript"/>
              </w:rPr>
            </w:rPrChange>
          </w:rPr>
          <w:t>19-35</w:t>
        </w:r>
        <w:r w:rsidRPr="000D57DA">
          <w:rPr>
            <w:rFonts w:ascii="Times New Roman" w:hAnsi="Times New Roman"/>
            <w:sz w:val="24"/>
            <w:szCs w:val="24"/>
            <w:rPrChange w:id="690" w:author="choi young" w:date="2021-12-29T15:20:00Z">
              <w:rPr>
                <w:rFonts w:ascii="Times New Roman" w:hAnsi="Times New Roman"/>
                <w:sz w:val="24"/>
                <w:szCs w:val="24"/>
                <w:highlight w:val="yellow"/>
              </w:rPr>
            </w:rPrChange>
          </w:rPr>
          <w:fldChar w:fldCharType="end"/>
        </w:r>
        <w:r w:rsidRPr="000D57DA">
          <w:rPr>
            <w:rFonts w:ascii="Times New Roman" w:hAnsi="Times New Roman"/>
            <w:sz w:val="24"/>
            <w:szCs w:val="24"/>
          </w:rPr>
          <w:t xml:space="preserve">. </w:t>
        </w:r>
        <w:r w:rsidRPr="000D57DA">
          <w:rPr>
            <w:rFonts w:ascii="Times New Roman" w:hAnsi="Times New Roman"/>
            <w:sz w:val="24"/>
            <w:szCs w:val="24"/>
            <w:rPrChange w:id="691" w:author="choi young" w:date="2021-12-29T15:20:00Z">
              <w:rPr>
                <w:rFonts w:ascii="Times New Roman" w:hAnsi="Times New Roman"/>
                <w:sz w:val="24"/>
                <w:szCs w:val="24"/>
                <w:highlight w:val="yellow"/>
              </w:rPr>
            </w:rPrChange>
          </w:rPr>
          <w:t xml:space="preserve">Unlike far-field speckle illumination with complex field exhibiting Rayleigh statistics, though dynamic near-field speckle illumination employed </w:t>
        </w:r>
        <w:r w:rsidRPr="000D57DA">
          <w:rPr>
            <w:rFonts w:ascii="Times New Roman" w:hAnsi="Times New Roman"/>
            <w:sz w:val="24"/>
            <w:szCs w:val="24"/>
            <w:rPrChange w:id="692" w:author="choi young" w:date="2021-12-29T15:20:00Z">
              <w:rPr>
                <w:rFonts w:ascii="Times New Roman" w:hAnsi="Times New Roman"/>
                <w:sz w:val="24"/>
                <w:szCs w:val="24"/>
                <w:highlight w:val="yellow"/>
              </w:rPr>
            </w:rPrChange>
          </w:rPr>
          <w:lastRenderedPageBreak/>
          <w:t>for NS-SOFI deviates from Rayleigh statistics (see Supporting Figures S2.2.)</w:t>
        </w:r>
        <w:r w:rsidRPr="000D57DA">
          <w:rPr>
            <w:rFonts w:ascii="Times New Roman" w:hAnsi="Times New Roman"/>
            <w:sz w:val="24"/>
            <w:szCs w:val="24"/>
            <w:rPrChange w:id="693" w:author="choi young" w:date="2021-12-29T15:20:00Z">
              <w:rPr>
                <w:rFonts w:ascii="Times New Roman" w:hAnsi="Times New Roman"/>
                <w:sz w:val="24"/>
                <w:szCs w:val="24"/>
                <w:highlight w:val="yellow"/>
              </w:rPr>
            </w:rPrChange>
          </w:rPr>
          <w:fldChar w:fldCharType="begin" w:fldLock="1"/>
        </w:r>
        <w:r w:rsidRPr="000D57DA">
          <w:rPr>
            <w:rFonts w:ascii="Times New Roman" w:hAnsi="Times New Roman"/>
            <w:sz w:val="24"/>
            <w:szCs w:val="24"/>
            <w:rPrChange w:id="694" w:author="choi young" w:date="2021-12-29T15:20:00Z">
              <w:rPr>
                <w:rFonts w:ascii="Times New Roman" w:hAnsi="Times New Roman"/>
                <w:sz w:val="24"/>
                <w:szCs w:val="24"/>
                <w:highlight w:val="yellow"/>
              </w:rPr>
            </w:rPrChange>
          </w:rPr>
          <w:instrText>ADDIN CSL_CITATION {"citationItems":[{"id":"ITEM-1","itemData":{"DOI":"10.1103/PhysRevA.81.053804","ISSN":"10502947","abstract":"At subwavelength distance from the exit surface of a disordered medium, speckle patterns generated by multiple scattering of waves exhibit nonuniversal near-field correlations. A calculation of the field spatial correlation function shows that the correlation length is driven by the microscopic structure of the medium. The averaged speckle spot size can be smaller than the wavelength, even for nonresonant dielectric media.","author":[{"dropping-particle":"","family":"Carminati","given":"R.","non-dropping-particle":"","parse-names":false,"suffix":""}],"container-title":"Physical Review A - Atomic, Molecular, and Optical Physics","id":"ITEM-1","issue":"5","issued":{"date-parts":[["2010"]]},"page":"1-5","title":"Subwavelength spatial correlations in near-field speckle patterns","type":"article-journal","volume":"81"},"uris":["http://www.mendeley.com/documents/?uuid=238b544a-05fc-4b68-9bb9-045f62502796"]}],"mendeley":{"formattedCitation":"&lt;sup&gt;19&lt;/sup&gt;","plainTextFormattedCitation":"19","previouslyFormattedCitation":"&lt;sup&gt;19&lt;/sup&gt;"},"properties":{"noteIndex":0},"schema":"https://github.com/citation-style-language/schema/raw/master/csl-citation.json"}</w:instrText>
        </w:r>
        <w:r w:rsidRPr="000D57DA">
          <w:rPr>
            <w:rFonts w:ascii="Times New Roman" w:hAnsi="Times New Roman"/>
            <w:sz w:val="24"/>
            <w:szCs w:val="24"/>
            <w:rPrChange w:id="695" w:author="choi young" w:date="2021-12-29T15:20:00Z">
              <w:rPr>
                <w:rFonts w:ascii="Times New Roman" w:hAnsi="Times New Roman"/>
                <w:sz w:val="24"/>
                <w:szCs w:val="24"/>
                <w:highlight w:val="yellow"/>
              </w:rPr>
            </w:rPrChange>
          </w:rPr>
          <w:fldChar w:fldCharType="separate"/>
        </w:r>
        <w:r w:rsidRPr="000D57DA">
          <w:rPr>
            <w:rFonts w:ascii="Times New Roman" w:hAnsi="Times New Roman"/>
            <w:noProof/>
            <w:sz w:val="24"/>
            <w:szCs w:val="24"/>
            <w:vertAlign w:val="superscript"/>
            <w:rPrChange w:id="696" w:author="choi young" w:date="2021-12-29T15:20:00Z">
              <w:rPr>
                <w:rFonts w:ascii="Times New Roman" w:hAnsi="Times New Roman"/>
                <w:noProof/>
                <w:sz w:val="24"/>
                <w:szCs w:val="24"/>
                <w:highlight w:val="yellow"/>
                <w:vertAlign w:val="superscript"/>
              </w:rPr>
            </w:rPrChange>
          </w:rPr>
          <w:t>19-35</w:t>
        </w:r>
        <w:r w:rsidRPr="000D57DA">
          <w:rPr>
            <w:rFonts w:ascii="Times New Roman" w:hAnsi="Times New Roman"/>
            <w:sz w:val="24"/>
            <w:szCs w:val="24"/>
            <w:rPrChange w:id="697" w:author="choi young" w:date="2021-12-29T15:20:00Z">
              <w:rPr>
                <w:rFonts w:ascii="Times New Roman" w:hAnsi="Times New Roman"/>
                <w:sz w:val="24"/>
                <w:szCs w:val="24"/>
                <w:highlight w:val="yellow"/>
              </w:rPr>
            </w:rPrChange>
          </w:rPr>
          <w:fldChar w:fldCharType="end"/>
        </w:r>
        <w:r w:rsidRPr="000D57DA">
          <w:rPr>
            <w:rFonts w:ascii="Times New Roman" w:hAnsi="Times New Roman"/>
            <w:sz w:val="24"/>
            <w:szCs w:val="24"/>
            <w:rPrChange w:id="698" w:author="choi young" w:date="2021-12-29T15:20:00Z">
              <w:rPr>
                <w:rFonts w:ascii="Times New Roman" w:hAnsi="Times New Roman"/>
                <w:sz w:val="24"/>
                <w:szCs w:val="24"/>
                <w:highlight w:val="yellow"/>
              </w:rPr>
            </w:rPrChange>
          </w:rPr>
          <w:t>, the intensity statistics of speckle illumination that directly translates to the final super-resolution is the grain size, not the type of the speckle field statistics.</w:t>
        </w:r>
        <w:r>
          <w:rPr>
            <w:rFonts w:ascii="Times New Roman" w:hAnsi="Times New Roman"/>
            <w:sz w:val="24"/>
            <w:szCs w:val="24"/>
          </w:rPr>
          <w:t>”</w:t>
        </w:r>
      </w:ins>
    </w:p>
    <w:p w14:paraId="21865780" w14:textId="6352DDC0" w:rsidR="005F6CB4" w:rsidRPr="000D57DA" w:rsidDel="000D57DA" w:rsidRDefault="005F6CB4" w:rsidP="00050557">
      <w:pPr>
        <w:spacing w:line="360" w:lineRule="auto"/>
        <w:rPr>
          <w:del w:id="699" w:author="choi young" w:date="2021-12-29T15:20:00Z"/>
          <w:rFonts w:ascii="Times New Roman" w:hAnsi="Times New Roman"/>
          <w:b/>
          <w:sz w:val="24"/>
          <w:szCs w:val="24"/>
        </w:rPr>
      </w:pPr>
    </w:p>
    <w:p w14:paraId="60B8C603" w14:textId="6C8DFCFC" w:rsidR="00CF5EFD" w:rsidDel="000D57DA" w:rsidRDefault="00CF5EFD" w:rsidP="00050557">
      <w:pPr>
        <w:spacing w:line="360" w:lineRule="auto"/>
        <w:rPr>
          <w:del w:id="700" w:author="choi young" w:date="2021-12-29T15:20:00Z"/>
          <w:rFonts w:ascii="Times New Roman" w:hAnsi="Times New Roman"/>
          <w:b/>
          <w:sz w:val="24"/>
          <w:szCs w:val="24"/>
        </w:rPr>
      </w:pPr>
    </w:p>
    <w:p w14:paraId="387EE114" w14:textId="77777777" w:rsidR="005F6CB4" w:rsidDel="00D4616C" w:rsidRDefault="005F6CB4" w:rsidP="00050557">
      <w:pPr>
        <w:spacing w:line="360" w:lineRule="auto"/>
        <w:rPr>
          <w:del w:id="701" w:author="choi young" w:date="2021-12-29T15:12:00Z"/>
          <w:rFonts w:ascii="Times New Roman" w:hAnsi="Times New Roman"/>
          <w:b/>
          <w:sz w:val="24"/>
          <w:szCs w:val="24"/>
        </w:rPr>
      </w:pPr>
    </w:p>
    <w:p w14:paraId="2F89B1D7" w14:textId="77777777" w:rsidR="005F6CB4" w:rsidRDefault="005F6CB4" w:rsidP="00050557">
      <w:pPr>
        <w:spacing w:line="360" w:lineRule="auto"/>
        <w:rPr>
          <w:rFonts w:ascii="Times New Roman" w:hAnsi="Times New Roman" w:hint="eastAsia"/>
          <w:b/>
          <w:sz w:val="24"/>
          <w:szCs w:val="24"/>
        </w:rPr>
      </w:pPr>
    </w:p>
    <w:p w14:paraId="40E300C8" w14:textId="78E63F4E" w:rsidR="00050557" w:rsidRPr="00194CBD" w:rsidRDefault="00050557" w:rsidP="00050557">
      <w:pPr>
        <w:spacing w:line="360" w:lineRule="auto"/>
        <w:rPr>
          <w:rFonts w:ascii="Times New Roman" w:hAnsi="Times New Roman"/>
          <w:b/>
          <w:sz w:val="24"/>
          <w:szCs w:val="24"/>
        </w:rPr>
      </w:pPr>
      <w:r w:rsidRPr="00194CBD">
        <w:rPr>
          <w:rFonts w:ascii="Times New Roman" w:hAnsi="Times New Roman" w:hint="eastAsia"/>
          <w:b/>
          <w:sz w:val="24"/>
          <w:szCs w:val="24"/>
        </w:rPr>
        <w:t>R</w:t>
      </w:r>
      <w:r w:rsidRPr="00194CBD">
        <w:rPr>
          <w:rFonts w:ascii="Times New Roman" w:hAnsi="Times New Roman"/>
          <w:b/>
          <w:sz w:val="24"/>
          <w:szCs w:val="24"/>
        </w:rPr>
        <w:t>2.3. Compar</w:t>
      </w:r>
      <w:r w:rsidR="00194CBD">
        <w:rPr>
          <w:rFonts w:ascii="Times New Roman" w:hAnsi="Times New Roman"/>
          <w:b/>
          <w:sz w:val="24"/>
          <w:szCs w:val="24"/>
        </w:rPr>
        <w:t>ison</w:t>
      </w:r>
      <w:r w:rsidRPr="00194CBD">
        <w:rPr>
          <w:rFonts w:ascii="Times New Roman" w:hAnsi="Times New Roman"/>
          <w:b/>
          <w:sz w:val="24"/>
          <w:szCs w:val="24"/>
        </w:rPr>
        <w:t xml:space="preserve"> with other imaging modalities employing near-field illuminations.</w:t>
      </w:r>
    </w:p>
    <w:p w14:paraId="297A8C39" w14:textId="20E63A6F" w:rsidR="00573914" w:rsidRDefault="00573914" w:rsidP="00573914">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2.3.1. Reviewer 2’s comments to be addressed</w:t>
      </w:r>
    </w:p>
    <w:p w14:paraId="5FA1C023" w14:textId="0A7334C2" w:rsidR="00050557" w:rsidRPr="001C0527" w:rsidRDefault="001C0527" w:rsidP="001C0527">
      <w:pPr>
        <w:spacing w:line="360" w:lineRule="auto"/>
        <w:ind w:firstLineChars="50" w:firstLine="120"/>
        <w:rPr>
          <w:rFonts w:ascii="Times New Roman" w:hAnsi="Times New Roman"/>
          <w:bCs/>
          <w:sz w:val="24"/>
          <w:szCs w:val="24"/>
        </w:rPr>
      </w:pPr>
      <w:r w:rsidRPr="001C0527">
        <w:rPr>
          <w:rFonts w:ascii="Times New Roman" w:hAnsi="Times New Roman"/>
          <w:bCs/>
          <w:sz w:val="24"/>
          <w:szCs w:val="24"/>
        </w:rPr>
        <w:t xml:space="preserve">Finally, the authors should also </w:t>
      </w:r>
      <w:r w:rsidRPr="001C0527">
        <w:rPr>
          <w:rFonts w:ascii="Times New Roman" w:hAnsi="Times New Roman"/>
          <w:bCs/>
          <w:sz w:val="24"/>
          <w:szCs w:val="24"/>
          <w:u w:val="single"/>
        </w:rPr>
        <w:t>discuss their fluorescent scheme</w:t>
      </w:r>
      <w:r w:rsidRPr="001C0527">
        <w:rPr>
          <w:rFonts w:ascii="Times New Roman" w:hAnsi="Times New Roman"/>
          <w:bCs/>
          <w:sz w:val="24"/>
          <w:szCs w:val="24"/>
        </w:rPr>
        <w:t xml:space="preserve"> in relation to </w:t>
      </w:r>
      <w:r w:rsidRPr="001C0527">
        <w:rPr>
          <w:rFonts w:ascii="Times New Roman" w:hAnsi="Times New Roman"/>
          <w:bCs/>
          <w:sz w:val="24"/>
          <w:szCs w:val="24"/>
          <w:u w:val="single"/>
        </w:rPr>
        <w:t>previous demonstrations of improved near-field imaging that all rel</w:t>
      </w:r>
      <w:del w:id="702" w:author="choi young" w:date="2021-12-29T15:29:00Z">
        <w:r w:rsidRPr="001C0527" w:rsidDel="007D202B">
          <w:rPr>
            <w:rFonts w:ascii="Times New Roman" w:hAnsi="Times New Roman"/>
            <w:bCs/>
            <w:sz w:val="24"/>
            <w:szCs w:val="24"/>
            <w:u w:val="single"/>
          </w:rPr>
          <w:delText>a</w:delText>
        </w:r>
      </w:del>
      <w:r w:rsidRPr="001C0527">
        <w:rPr>
          <w:rFonts w:ascii="Times New Roman" w:hAnsi="Times New Roman"/>
          <w:bCs/>
          <w:sz w:val="24"/>
          <w:szCs w:val="24"/>
          <w:u w:val="single"/>
        </w:rPr>
        <w:t xml:space="preserve">y on random fields and their sub-wavelength extent of spatial coherence </w:t>
      </w:r>
      <w:r w:rsidRPr="001C0527">
        <w:rPr>
          <w:rFonts w:ascii="Times New Roman" w:hAnsi="Times New Roman"/>
          <w:bCs/>
          <w:sz w:val="24"/>
          <w:szCs w:val="24"/>
        </w:rPr>
        <w:t>(see for instance OL 42, 1137, 2017 or Optica 4 527, 2017).</w:t>
      </w:r>
    </w:p>
    <w:p w14:paraId="33ABE858" w14:textId="77777777" w:rsidR="001C0527" w:rsidRDefault="001C0527" w:rsidP="001C0527">
      <w:pPr>
        <w:spacing w:line="360" w:lineRule="auto"/>
        <w:rPr>
          <w:rFonts w:ascii="Times New Roman" w:hAnsi="Times New Roman"/>
          <w:bCs/>
          <w:sz w:val="24"/>
          <w:szCs w:val="24"/>
        </w:rPr>
      </w:pPr>
    </w:p>
    <w:p w14:paraId="64FD551A" w14:textId="752FF387" w:rsidR="001C0527" w:rsidRPr="00573914" w:rsidRDefault="001C0527" w:rsidP="001C0527">
      <w:pPr>
        <w:spacing w:line="360" w:lineRule="auto"/>
        <w:rPr>
          <w:rFonts w:ascii="Times New Roman" w:hAnsi="Times New Roman"/>
          <w:bCs/>
          <w:sz w:val="24"/>
          <w:szCs w:val="24"/>
        </w:rPr>
      </w:pPr>
      <w:r>
        <w:rPr>
          <w:rFonts w:ascii="Times New Roman" w:hAnsi="Times New Roman" w:hint="eastAsia"/>
          <w:bCs/>
          <w:sz w:val="24"/>
          <w:szCs w:val="24"/>
        </w:rPr>
        <w:t>R</w:t>
      </w:r>
      <w:r>
        <w:rPr>
          <w:rFonts w:ascii="Times New Roman" w:hAnsi="Times New Roman"/>
          <w:bCs/>
          <w:sz w:val="24"/>
          <w:szCs w:val="24"/>
        </w:rPr>
        <w:t>2.3.2. Reply to R2.3.1.</w:t>
      </w:r>
    </w:p>
    <w:p w14:paraId="617EF5BE" w14:textId="47A812F4" w:rsidR="00050557" w:rsidRDefault="007C1186" w:rsidP="00050557">
      <w:pPr>
        <w:spacing w:line="360" w:lineRule="auto"/>
        <w:rPr>
          <w:rFonts w:ascii="Times New Roman" w:hAnsi="Times New Roman"/>
          <w:b/>
          <w:noProof/>
          <w:sz w:val="28"/>
          <w:szCs w:val="28"/>
        </w:rPr>
      </w:pPr>
      <w:r>
        <w:rPr>
          <w:rFonts w:ascii="Times New Roman" w:hAnsi="Times New Roman"/>
          <w:b/>
          <w:noProof/>
          <w:sz w:val="28"/>
          <w:szCs w:val="28"/>
        </w:rPr>
        <w:drawing>
          <wp:inline distT="0" distB="0" distL="0" distR="0" wp14:anchorId="15EBE6D8" wp14:editId="645136B9">
            <wp:extent cx="5922025" cy="3276600"/>
            <wp:effectExtent l="19050" t="19050" r="21590" b="1905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27920" cy="3279862"/>
                    </a:xfrm>
                    <a:prstGeom prst="rect">
                      <a:avLst/>
                    </a:prstGeom>
                    <a:ln>
                      <a:solidFill>
                        <a:schemeClr val="tx1"/>
                      </a:solidFill>
                    </a:ln>
                  </pic:spPr>
                </pic:pic>
              </a:graphicData>
            </a:graphic>
          </wp:inline>
        </w:drawing>
      </w:r>
    </w:p>
    <w:p w14:paraId="6A1230E5" w14:textId="2EE13F9E" w:rsidR="006A001C" w:rsidRPr="00EB0344" w:rsidRDefault="00EB0344" w:rsidP="00050557">
      <w:pPr>
        <w:spacing w:line="360" w:lineRule="auto"/>
        <w:rPr>
          <w:rFonts w:ascii="Times New Roman" w:hAnsi="Times New Roman"/>
          <w:b/>
          <w:sz w:val="24"/>
          <w:szCs w:val="24"/>
        </w:rPr>
      </w:pPr>
      <w:r w:rsidRPr="00EB0344">
        <w:rPr>
          <w:rFonts w:ascii="Times New Roman" w:hAnsi="Times New Roman" w:hint="eastAsia"/>
          <w:b/>
          <w:sz w:val="24"/>
          <w:szCs w:val="24"/>
        </w:rPr>
        <w:t>F</w:t>
      </w:r>
      <w:r w:rsidRPr="00EB0344">
        <w:rPr>
          <w:rFonts w:ascii="Times New Roman" w:hAnsi="Times New Roman"/>
          <w:b/>
          <w:sz w:val="24"/>
          <w:szCs w:val="24"/>
        </w:rPr>
        <w:t>ig. R4</w:t>
      </w:r>
      <w:ins w:id="703" w:author="choi young" w:date="2021-12-29T13:27:00Z">
        <w:r w:rsidR="00601B52">
          <w:rPr>
            <w:rFonts w:ascii="Times New Roman" w:hAnsi="Times New Roman"/>
            <w:b/>
            <w:sz w:val="24"/>
            <w:szCs w:val="24"/>
          </w:rPr>
          <w:t>2</w:t>
        </w:r>
      </w:ins>
      <w:del w:id="704" w:author="choi young" w:date="2021-12-29T13:27:00Z">
        <w:r w:rsidRPr="00EB0344" w:rsidDel="00601B52">
          <w:rPr>
            <w:rFonts w:ascii="Times New Roman" w:hAnsi="Times New Roman"/>
            <w:b/>
            <w:sz w:val="24"/>
            <w:szCs w:val="24"/>
          </w:rPr>
          <w:delText>0</w:delText>
        </w:r>
      </w:del>
      <w:r w:rsidRPr="00EB0344">
        <w:rPr>
          <w:rFonts w:ascii="Times New Roman" w:hAnsi="Times New Roman"/>
          <w:b/>
          <w:sz w:val="24"/>
          <w:szCs w:val="24"/>
        </w:rPr>
        <w:t>. Comparison of NS-SOFI with other near-field illumination microscopy applied to optical characterization of two-dimensional materials.</w:t>
      </w:r>
    </w:p>
    <w:p w14:paraId="295FACBC" w14:textId="77777777" w:rsidR="00D50A11" w:rsidRDefault="007D202B" w:rsidP="00050557">
      <w:pPr>
        <w:spacing w:line="360" w:lineRule="auto"/>
        <w:rPr>
          <w:ins w:id="705" w:author="choi young" w:date="2021-12-29T15:33:00Z"/>
          <w:rFonts w:ascii="Times New Roman" w:hAnsi="Times New Roman"/>
          <w:bCs/>
          <w:sz w:val="24"/>
          <w:szCs w:val="24"/>
        </w:rPr>
      </w:pPr>
      <w:ins w:id="706" w:author="choi young" w:date="2021-12-29T15:29:00Z">
        <w:r>
          <w:rPr>
            <w:rFonts w:ascii="Times New Roman" w:hAnsi="Times New Roman"/>
            <w:b/>
            <w:sz w:val="28"/>
            <w:szCs w:val="28"/>
          </w:rPr>
          <w:tab/>
        </w:r>
      </w:ins>
      <w:ins w:id="707" w:author="choi young" w:date="2021-12-29T15:30:00Z">
        <w:r w:rsidRPr="007D202B">
          <w:rPr>
            <w:rFonts w:ascii="Times New Roman" w:hAnsi="Times New Roman"/>
            <w:bCs/>
            <w:sz w:val="24"/>
            <w:szCs w:val="24"/>
            <w:rPrChange w:id="708" w:author="choi young" w:date="2021-12-29T15:30:00Z">
              <w:rPr>
                <w:rFonts w:ascii="Times New Roman" w:hAnsi="Times New Roman"/>
                <w:b/>
                <w:sz w:val="28"/>
                <w:szCs w:val="28"/>
              </w:rPr>
            </w:rPrChange>
          </w:rPr>
          <w:t>We ap</w:t>
        </w:r>
        <w:r>
          <w:rPr>
            <w:rFonts w:ascii="Times New Roman" w:hAnsi="Times New Roman"/>
            <w:bCs/>
            <w:sz w:val="24"/>
            <w:szCs w:val="24"/>
          </w:rPr>
          <w:t xml:space="preserve">preciate for recommending </w:t>
        </w:r>
      </w:ins>
      <w:ins w:id="709" w:author="choi young" w:date="2021-12-29T15:31:00Z">
        <w:r>
          <w:rPr>
            <w:rFonts w:ascii="Times New Roman" w:hAnsi="Times New Roman"/>
            <w:bCs/>
            <w:sz w:val="24"/>
            <w:szCs w:val="24"/>
          </w:rPr>
          <w:t xml:space="preserve">intriguing </w:t>
        </w:r>
      </w:ins>
      <w:ins w:id="710" w:author="choi young" w:date="2021-12-29T15:30:00Z">
        <w:r>
          <w:rPr>
            <w:rFonts w:ascii="Times New Roman" w:hAnsi="Times New Roman"/>
            <w:bCs/>
            <w:sz w:val="24"/>
            <w:szCs w:val="24"/>
          </w:rPr>
          <w:t xml:space="preserve">recent examples of employing near-field speckle illumination for optical </w:t>
        </w:r>
      </w:ins>
      <w:ins w:id="711" w:author="choi young" w:date="2021-12-29T15:31:00Z">
        <w:r>
          <w:rPr>
            <w:rFonts w:ascii="Times New Roman" w:hAnsi="Times New Roman"/>
            <w:bCs/>
            <w:sz w:val="24"/>
            <w:szCs w:val="24"/>
          </w:rPr>
          <w:t xml:space="preserve">characterization of the </w:t>
        </w:r>
        <w:proofErr w:type="gramStart"/>
        <w:r>
          <w:rPr>
            <w:rFonts w:ascii="Times New Roman" w:hAnsi="Times New Roman"/>
            <w:bCs/>
            <w:sz w:val="24"/>
            <w:szCs w:val="24"/>
          </w:rPr>
          <w:t>two dimensional</w:t>
        </w:r>
        <w:proofErr w:type="gramEnd"/>
        <w:r>
          <w:rPr>
            <w:rFonts w:ascii="Times New Roman" w:hAnsi="Times New Roman"/>
            <w:bCs/>
            <w:sz w:val="24"/>
            <w:szCs w:val="24"/>
          </w:rPr>
          <w:t xml:space="preserve"> materials. </w:t>
        </w:r>
        <w:r w:rsidR="00D50A11">
          <w:rPr>
            <w:rFonts w:ascii="Times New Roman" w:hAnsi="Times New Roman"/>
            <w:bCs/>
            <w:sz w:val="24"/>
            <w:szCs w:val="24"/>
          </w:rPr>
          <w:t xml:space="preserve">We’ve </w:t>
        </w:r>
        <w:r w:rsidR="00D50A11">
          <w:rPr>
            <w:rFonts w:ascii="Times New Roman" w:hAnsi="Times New Roman"/>
            <w:bCs/>
            <w:sz w:val="24"/>
            <w:szCs w:val="24"/>
          </w:rPr>
          <w:lastRenderedPageBreak/>
          <w:t>carefully reviewed the recommended references (</w:t>
        </w:r>
        <w:r w:rsidR="00D50A11" w:rsidRPr="001C0527">
          <w:rPr>
            <w:rFonts w:ascii="Times New Roman" w:hAnsi="Times New Roman"/>
            <w:bCs/>
            <w:sz w:val="24"/>
            <w:szCs w:val="24"/>
          </w:rPr>
          <w:t>OL 42, 1137, 2017 or Optica 4 527, 2017</w:t>
        </w:r>
        <w:r w:rsidR="00D50A11">
          <w:rPr>
            <w:rFonts w:ascii="Times New Roman" w:hAnsi="Times New Roman"/>
            <w:bCs/>
            <w:sz w:val="24"/>
            <w:szCs w:val="24"/>
          </w:rPr>
          <w:t>) and made a comparison chart</w:t>
        </w:r>
      </w:ins>
      <w:ins w:id="712" w:author="choi young" w:date="2021-12-29T15:32:00Z">
        <w:r w:rsidR="00D50A11">
          <w:rPr>
            <w:rFonts w:ascii="Times New Roman" w:hAnsi="Times New Roman"/>
            <w:bCs/>
            <w:sz w:val="24"/>
            <w:szCs w:val="24"/>
          </w:rPr>
          <w:t xml:space="preserve"> as shown in Fig. R42</w:t>
        </w:r>
      </w:ins>
      <w:ins w:id="713" w:author="choi young" w:date="2021-12-29T15:31:00Z">
        <w:r w:rsidR="00D50A11">
          <w:rPr>
            <w:rFonts w:ascii="Times New Roman" w:hAnsi="Times New Roman"/>
            <w:bCs/>
            <w:sz w:val="24"/>
            <w:szCs w:val="24"/>
          </w:rPr>
          <w:t xml:space="preserve"> to </w:t>
        </w:r>
      </w:ins>
      <w:ins w:id="714" w:author="choi young" w:date="2021-12-29T15:32:00Z">
        <w:r w:rsidR="00D50A11">
          <w:rPr>
            <w:rFonts w:ascii="Times New Roman" w:hAnsi="Times New Roman"/>
            <w:bCs/>
            <w:sz w:val="24"/>
            <w:szCs w:val="24"/>
          </w:rPr>
          <w:t xml:space="preserve">discuss </w:t>
        </w:r>
      </w:ins>
      <w:ins w:id="715" w:author="choi young" w:date="2021-12-29T15:31:00Z">
        <w:r w:rsidR="00D50A11">
          <w:rPr>
            <w:rFonts w:ascii="Times New Roman" w:hAnsi="Times New Roman"/>
            <w:bCs/>
            <w:sz w:val="24"/>
            <w:szCs w:val="24"/>
          </w:rPr>
          <w:t>the</w:t>
        </w:r>
      </w:ins>
      <w:ins w:id="716" w:author="choi young" w:date="2021-12-29T15:32:00Z">
        <w:r w:rsidR="00D50A11">
          <w:rPr>
            <w:rFonts w:ascii="Times New Roman" w:hAnsi="Times New Roman"/>
            <w:bCs/>
            <w:sz w:val="24"/>
            <w:szCs w:val="24"/>
          </w:rPr>
          <w:t xml:space="preserve"> different applications of subwavelength spatial coherence produced in the </w:t>
        </w:r>
        <w:proofErr w:type="gramStart"/>
        <w:r w:rsidR="00D50A11">
          <w:rPr>
            <w:rFonts w:ascii="Times New Roman" w:hAnsi="Times New Roman"/>
            <w:bCs/>
            <w:sz w:val="24"/>
            <w:szCs w:val="24"/>
          </w:rPr>
          <w:t>near-field</w:t>
        </w:r>
        <w:proofErr w:type="gramEnd"/>
        <w:r w:rsidR="00D50A11">
          <w:rPr>
            <w:rFonts w:ascii="Times New Roman" w:hAnsi="Times New Roman"/>
            <w:bCs/>
            <w:sz w:val="24"/>
            <w:szCs w:val="24"/>
          </w:rPr>
          <w:t xml:space="preserve"> of disordered media. </w:t>
        </w:r>
      </w:ins>
    </w:p>
    <w:p w14:paraId="464FE2FC" w14:textId="77777777" w:rsidR="00894B48" w:rsidRDefault="00D50A11" w:rsidP="00D50A11">
      <w:pPr>
        <w:spacing w:line="360" w:lineRule="auto"/>
        <w:ind w:firstLine="800"/>
        <w:rPr>
          <w:ins w:id="717" w:author="choi young" w:date="2021-12-29T15:38:00Z"/>
          <w:rFonts w:ascii="Times New Roman" w:hAnsi="Times New Roman"/>
          <w:bCs/>
          <w:sz w:val="24"/>
          <w:szCs w:val="24"/>
        </w:rPr>
      </w:pPr>
      <w:ins w:id="718" w:author="choi young" w:date="2021-12-29T15:33:00Z">
        <w:r>
          <w:rPr>
            <w:rFonts w:ascii="Times New Roman" w:hAnsi="Times New Roman"/>
            <w:bCs/>
            <w:sz w:val="24"/>
            <w:szCs w:val="24"/>
          </w:rPr>
          <w:t xml:space="preserve">The first notable difference of our NS-SOFI scheme and the coherent modalities suggested in </w:t>
        </w:r>
        <w:r w:rsidRPr="001C0527">
          <w:rPr>
            <w:rFonts w:ascii="Times New Roman" w:hAnsi="Times New Roman"/>
            <w:bCs/>
            <w:sz w:val="24"/>
            <w:szCs w:val="24"/>
          </w:rPr>
          <w:t xml:space="preserve">OL 42, 1137, 2017 </w:t>
        </w:r>
        <w:r>
          <w:rPr>
            <w:rFonts w:ascii="Times New Roman" w:hAnsi="Times New Roman"/>
            <w:bCs/>
            <w:sz w:val="24"/>
            <w:szCs w:val="24"/>
          </w:rPr>
          <w:t>and</w:t>
        </w:r>
        <w:r w:rsidRPr="001C0527">
          <w:rPr>
            <w:rFonts w:ascii="Times New Roman" w:hAnsi="Times New Roman"/>
            <w:bCs/>
            <w:sz w:val="24"/>
            <w:szCs w:val="24"/>
          </w:rPr>
          <w:t xml:space="preserve"> Optica 4 527, </w:t>
        </w:r>
        <w:proofErr w:type="gramStart"/>
        <w:r w:rsidRPr="001C0527">
          <w:rPr>
            <w:rFonts w:ascii="Times New Roman" w:hAnsi="Times New Roman"/>
            <w:bCs/>
            <w:sz w:val="24"/>
            <w:szCs w:val="24"/>
          </w:rPr>
          <w:t>2017</w:t>
        </w:r>
        <w:r>
          <w:rPr>
            <w:rFonts w:ascii="Times New Roman" w:hAnsi="Times New Roman"/>
            <w:bCs/>
            <w:sz w:val="24"/>
            <w:szCs w:val="24"/>
          </w:rPr>
          <w:t xml:space="preserve"> </w:t>
        </w:r>
        <w:r>
          <w:rPr>
            <w:rFonts w:ascii="Times New Roman" w:hAnsi="Times New Roman"/>
            <w:bCs/>
            <w:sz w:val="24"/>
            <w:szCs w:val="24"/>
          </w:rPr>
          <w:t xml:space="preserve"> is</w:t>
        </w:r>
        <w:proofErr w:type="gramEnd"/>
        <w:r>
          <w:rPr>
            <w:rFonts w:ascii="Times New Roman" w:hAnsi="Times New Roman"/>
            <w:bCs/>
            <w:sz w:val="24"/>
            <w:szCs w:val="24"/>
          </w:rPr>
          <w:t xml:space="preserve"> that </w:t>
        </w:r>
      </w:ins>
      <w:ins w:id="719" w:author="choi young" w:date="2021-12-29T15:34:00Z">
        <w:r>
          <w:rPr>
            <w:rFonts w:ascii="Times New Roman" w:hAnsi="Times New Roman"/>
            <w:bCs/>
            <w:sz w:val="24"/>
            <w:szCs w:val="24"/>
          </w:rPr>
          <w:t xml:space="preserve">the </w:t>
        </w:r>
      </w:ins>
      <w:ins w:id="720" w:author="choi young" w:date="2021-12-29T15:35:00Z">
        <w:r>
          <w:rPr>
            <w:rFonts w:ascii="Times New Roman" w:hAnsi="Times New Roman"/>
            <w:bCs/>
            <w:sz w:val="24"/>
            <w:szCs w:val="24"/>
          </w:rPr>
          <w:t xml:space="preserve">manner by which the effect of subwavelength coherence is detected. </w:t>
        </w:r>
      </w:ins>
      <w:ins w:id="721" w:author="choi young" w:date="2021-12-29T15:36:00Z">
        <w:r>
          <w:rPr>
            <w:rFonts w:ascii="Times New Roman" w:hAnsi="Times New Roman"/>
            <w:bCs/>
            <w:sz w:val="24"/>
            <w:szCs w:val="24"/>
          </w:rPr>
          <w:t>As we didn’t use NSOM in actual NS-SOFI imaging, we have no means of directly probing the subwavelength spatial coherence of the employed near-field speckle patterns.</w:t>
        </w:r>
      </w:ins>
      <w:ins w:id="722" w:author="choi young" w:date="2021-12-29T15:37:00Z">
        <w:r w:rsidR="00894B48">
          <w:rPr>
            <w:rFonts w:ascii="Times New Roman" w:hAnsi="Times New Roman"/>
            <w:bCs/>
            <w:sz w:val="24"/>
            <w:szCs w:val="24"/>
          </w:rPr>
          <w:t xml:space="preserve"> The only observable in our NS-SOFI scheme is the fluorescent images under dynamic near-field speckle illumination.</w:t>
        </w:r>
      </w:ins>
      <w:ins w:id="723" w:author="choi young" w:date="2021-12-29T15:36:00Z">
        <w:r>
          <w:rPr>
            <w:rFonts w:ascii="Times New Roman" w:hAnsi="Times New Roman"/>
            <w:bCs/>
            <w:sz w:val="24"/>
            <w:szCs w:val="24"/>
          </w:rPr>
          <w:t xml:space="preserve"> </w:t>
        </w:r>
      </w:ins>
      <w:ins w:id="724" w:author="choi young" w:date="2021-12-29T15:37:00Z">
        <w:r w:rsidR="00894B48">
          <w:rPr>
            <w:rFonts w:ascii="Times New Roman" w:hAnsi="Times New Roman"/>
            <w:bCs/>
            <w:sz w:val="24"/>
            <w:szCs w:val="24"/>
          </w:rPr>
          <w:t xml:space="preserve">Subwavelength spatial correlation length of near-field speckle patterns translates to the final SOFI resolution, </w:t>
        </w:r>
      </w:ins>
      <w:ins w:id="725" w:author="choi young" w:date="2021-12-29T15:38:00Z">
        <w:r w:rsidR="00894B48">
          <w:rPr>
            <w:rFonts w:ascii="Times New Roman" w:hAnsi="Times New Roman"/>
            <w:bCs/>
            <w:sz w:val="24"/>
            <w:szCs w:val="24"/>
          </w:rPr>
          <w:t xml:space="preserve">from </w:t>
        </w:r>
      </w:ins>
      <w:ins w:id="726" w:author="choi young" w:date="2021-12-29T15:37:00Z">
        <w:r w:rsidR="00894B48">
          <w:rPr>
            <w:rFonts w:ascii="Times New Roman" w:hAnsi="Times New Roman"/>
            <w:bCs/>
            <w:sz w:val="24"/>
            <w:szCs w:val="24"/>
          </w:rPr>
          <w:t>which we</w:t>
        </w:r>
      </w:ins>
      <w:ins w:id="727" w:author="choi young" w:date="2021-12-29T15:38:00Z">
        <w:r w:rsidR="00894B48">
          <w:rPr>
            <w:rFonts w:ascii="Times New Roman" w:hAnsi="Times New Roman"/>
            <w:bCs/>
            <w:sz w:val="24"/>
            <w:szCs w:val="24"/>
          </w:rPr>
          <w:t xml:space="preserve"> indirectly judge whether near-field speckle patterns indeed excited our fluorescent sample or not. </w:t>
        </w:r>
      </w:ins>
    </w:p>
    <w:p w14:paraId="73D974D2" w14:textId="5048EA60" w:rsidR="00050557" w:rsidRPr="007D202B" w:rsidRDefault="00894B48" w:rsidP="00D50A11">
      <w:pPr>
        <w:spacing w:line="360" w:lineRule="auto"/>
        <w:ind w:firstLine="800"/>
        <w:rPr>
          <w:rFonts w:ascii="Times New Roman" w:hAnsi="Times New Roman" w:hint="eastAsia"/>
          <w:bCs/>
          <w:sz w:val="24"/>
          <w:szCs w:val="24"/>
          <w:rPrChange w:id="728" w:author="choi young" w:date="2021-12-29T15:30:00Z">
            <w:rPr>
              <w:rFonts w:ascii="Times New Roman" w:hAnsi="Times New Roman" w:hint="eastAsia"/>
              <w:b/>
              <w:sz w:val="28"/>
              <w:szCs w:val="28"/>
            </w:rPr>
          </w:rPrChange>
        </w:rPr>
        <w:pPrChange w:id="729" w:author="choi young" w:date="2021-12-29T15:33:00Z">
          <w:pPr>
            <w:spacing w:line="360" w:lineRule="auto"/>
          </w:pPr>
        </w:pPrChange>
      </w:pPr>
      <w:ins w:id="730" w:author="choi young" w:date="2021-12-29T15:38:00Z">
        <w:r>
          <w:rPr>
            <w:rFonts w:ascii="Times New Roman" w:hAnsi="Times New Roman"/>
            <w:bCs/>
            <w:sz w:val="24"/>
            <w:szCs w:val="24"/>
          </w:rPr>
          <w:t xml:space="preserve">In contrast, </w:t>
        </w:r>
        <w:proofErr w:type="gramStart"/>
        <w:r>
          <w:rPr>
            <w:rFonts w:ascii="Times New Roman" w:hAnsi="Times New Roman"/>
            <w:bCs/>
            <w:sz w:val="24"/>
            <w:szCs w:val="24"/>
          </w:rPr>
          <w:t xml:space="preserve">both </w:t>
        </w:r>
      </w:ins>
      <w:ins w:id="731" w:author="choi young" w:date="2021-12-29T15:37:00Z">
        <w:r>
          <w:rPr>
            <w:rFonts w:ascii="Times New Roman" w:hAnsi="Times New Roman"/>
            <w:bCs/>
            <w:sz w:val="24"/>
            <w:szCs w:val="24"/>
          </w:rPr>
          <w:t xml:space="preserve"> </w:t>
        </w:r>
      </w:ins>
      <w:ins w:id="732" w:author="choi young" w:date="2021-12-29T15:38:00Z">
        <w:r w:rsidRPr="001C0527">
          <w:rPr>
            <w:rFonts w:ascii="Times New Roman" w:hAnsi="Times New Roman"/>
            <w:bCs/>
            <w:sz w:val="24"/>
            <w:szCs w:val="24"/>
          </w:rPr>
          <w:t>OL</w:t>
        </w:r>
        <w:proofErr w:type="gramEnd"/>
        <w:r w:rsidRPr="001C0527">
          <w:rPr>
            <w:rFonts w:ascii="Times New Roman" w:hAnsi="Times New Roman"/>
            <w:bCs/>
            <w:sz w:val="24"/>
            <w:szCs w:val="24"/>
          </w:rPr>
          <w:t xml:space="preserve"> 42, 1137, 2017 </w:t>
        </w:r>
        <w:r>
          <w:rPr>
            <w:rFonts w:ascii="Times New Roman" w:hAnsi="Times New Roman"/>
            <w:bCs/>
            <w:sz w:val="24"/>
            <w:szCs w:val="24"/>
          </w:rPr>
          <w:t>and</w:t>
        </w:r>
        <w:r w:rsidRPr="001C0527">
          <w:rPr>
            <w:rFonts w:ascii="Times New Roman" w:hAnsi="Times New Roman"/>
            <w:bCs/>
            <w:sz w:val="24"/>
            <w:szCs w:val="24"/>
          </w:rPr>
          <w:t xml:space="preserve"> Optica 4 527, 2017</w:t>
        </w:r>
        <w:r>
          <w:rPr>
            <w:rFonts w:ascii="Times New Roman" w:hAnsi="Times New Roman"/>
            <w:bCs/>
            <w:sz w:val="24"/>
            <w:szCs w:val="24"/>
          </w:rPr>
          <w:t xml:space="preserve"> implement collection NSOM to directly probe the</w:t>
        </w:r>
      </w:ins>
      <w:ins w:id="733" w:author="choi young" w:date="2021-12-29T15:39:00Z">
        <w:r>
          <w:rPr>
            <w:rFonts w:ascii="Times New Roman" w:hAnsi="Times New Roman"/>
            <w:bCs/>
            <w:sz w:val="24"/>
            <w:szCs w:val="24"/>
          </w:rPr>
          <w:t xml:space="preserve"> intensity of near-field speckle patterns. In these cases, </w:t>
        </w:r>
      </w:ins>
      <w:ins w:id="734" w:author="choi young" w:date="2021-12-29T15:38:00Z">
        <w:r>
          <w:rPr>
            <w:rFonts w:ascii="Times New Roman" w:hAnsi="Times New Roman"/>
            <w:bCs/>
            <w:sz w:val="24"/>
            <w:szCs w:val="24"/>
          </w:rPr>
          <w:t xml:space="preserve">subwavelength </w:t>
        </w:r>
      </w:ins>
      <w:ins w:id="735" w:author="choi young" w:date="2021-12-29T15:39:00Z">
        <w:r>
          <w:rPr>
            <w:rFonts w:ascii="Times New Roman" w:hAnsi="Times New Roman"/>
            <w:bCs/>
            <w:sz w:val="24"/>
            <w:szCs w:val="24"/>
          </w:rPr>
          <w:t>spatial correlation length is direct observable of the imaging setup. As NS-SOFI have no near-</w:t>
        </w:r>
      </w:ins>
      <w:ins w:id="736" w:author="choi young" w:date="2021-12-29T15:40:00Z">
        <w:r>
          <w:rPr>
            <w:rFonts w:ascii="Times New Roman" w:hAnsi="Times New Roman"/>
            <w:bCs/>
            <w:sz w:val="24"/>
            <w:szCs w:val="24"/>
          </w:rPr>
          <w:t xml:space="preserve">field </w:t>
        </w:r>
      </w:ins>
      <w:ins w:id="737" w:author="choi young" w:date="2021-12-29T15:39:00Z">
        <w:r>
          <w:rPr>
            <w:rFonts w:ascii="Times New Roman" w:hAnsi="Times New Roman"/>
            <w:bCs/>
            <w:sz w:val="24"/>
            <w:szCs w:val="24"/>
          </w:rPr>
          <w:t>detection</w:t>
        </w:r>
      </w:ins>
      <w:ins w:id="738" w:author="choi young" w:date="2021-12-29T15:40:00Z">
        <w:r>
          <w:rPr>
            <w:rFonts w:ascii="Times New Roman" w:hAnsi="Times New Roman"/>
            <w:bCs/>
            <w:sz w:val="24"/>
            <w:szCs w:val="24"/>
          </w:rPr>
          <w:t xml:space="preserve"> module, subwavelength spatial correlation length is indirect observable quantity.  </w:t>
        </w:r>
      </w:ins>
    </w:p>
    <w:p w14:paraId="7E1C9A0E" w14:textId="7EA91F22" w:rsidR="007C1186" w:rsidRPr="00894B48" w:rsidRDefault="00894B48" w:rsidP="00050557">
      <w:pPr>
        <w:spacing w:line="360" w:lineRule="auto"/>
        <w:rPr>
          <w:rFonts w:ascii="Times New Roman" w:hAnsi="Times New Roman" w:hint="eastAsia"/>
          <w:bCs/>
          <w:sz w:val="24"/>
          <w:szCs w:val="24"/>
          <w:rPrChange w:id="739" w:author="choi young" w:date="2021-12-29T15:40:00Z">
            <w:rPr>
              <w:rFonts w:ascii="Times New Roman" w:hAnsi="Times New Roman"/>
              <w:b/>
              <w:sz w:val="28"/>
              <w:szCs w:val="28"/>
            </w:rPr>
          </w:rPrChange>
        </w:rPr>
      </w:pPr>
      <w:ins w:id="740" w:author="choi young" w:date="2021-12-29T15:40:00Z">
        <w:r>
          <w:rPr>
            <w:rFonts w:ascii="Times New Roman" w:hAnsi="Times New Roman"/>
            <w:b/>
            <w:sz w:val="24"/>
            <w:szCs w:val="24"/>
          </w:rPr>
          <w:tab/>
        </w:r>
        <w:r w:rsidRPr="00894B48">
          <w:rPr>
            <w:rFonts w:ascii="Times New Roman" w:hAnsi="Times New Roman"/>
            <w:bCs/>
            <w:sz w:val="24"/>
            <w:szCs w:val="24"/>
            <w:rPrChange w:id="741" w:author="choi young" w:date="2021-12-29T15:40:00Z">
              <w:rPr>
                <w:rFonts w:ascii="Times New Roman" w:hAnsi="Times New Roman"/>
                <w:b/>
                <w:sz w:val="24"/>
                <w:szCs w:val="24"/>
              </w:rPr>
            </w:rPrChange>
          </w:rPr>
          <w:t xml:space="preserve">What is common for </w:t>
        </w:r>
        <w:r>
          <w:rPr>
            <w:rFonts w:ascii="Times New Roman" w:hAnsi="Times New Roman"/>
            <w:bCs/>
            <w:sz w:val="24"/>
            <w:szCs w:val="24"/>
          </w:rPr>
          <w:t xml:space="preserve">the three near-field illumination microscopes is that </w:t>
        </w:r>
      </w:ins>
      <w:ins w:id="742" w:author="choi young" w:date="2021-12-29T15:41:00Z">
        <w:r>
          <w:rPr>
            <w:rFonts w:ascii="Times New Roman" w:hAnsi="Times New Roman"/>
            <w:bCs/>
            <w:sz w:val="24"/>
            <w:szCs w:val="24"/>
          </w:rPr>
          <w:t>their effective volume is limited to the ve</w:t>
        </w:r>
      </w:ins>
      <w:ins w:id="743" w:author="choi young" w:date="2021-12-29T15:42:00Z">
        <w:r w:rsidR="00AC5B2A">
          <w:rPr>
            <w:rFonts w:ascii="Times New Roman" w:hAnsi="Times New Roman"/>
            <w:bCs/>
            <w:sz w:val="24"/>
            <w:szCs w:val="24"/>
          </w:rPr>
          <w:t>r</w:t>
        </w:r>
      </w:ins>
      <w:ins w:id="744" w:author="choi young" w:date="2021-12-29T15:41:00Z">
        <w:r>
          <w:rPr>
            <w:rFonts w:ascii="Times New Roman" w:hAnsi="Times New Roman"/>
            <w:bCs/>
            <w:sz w:val="24"/>
            <w:szCs w:val="24"/>
          </w:rPr>
          <w:t xml:space="preserve">y thin sample such as </w:t>
        </w:r>
        <w:proofErr w:type="gramStart"/>
        <w:r>
          <w:rPr>
            <w:rFonts w:ascii="Times New Roman" w:hAnsi="Times New Roman"/>
            <w:bCs/>
            <w:sz w:val="24"/>
            <w:szCs w:val="24"/>
          </w:rPr>
          <w:t>two dimensional</w:t>
        </w:r>
        <w:proofErr w:type="gramEnd"/>
        <w:r>
          <w:rPr>
            <w:rFonts w:ascii="Times New Roman" w:hAnsi="Times New Roman"/>
            <w:bCs/>
            <w:sz w:val="24"/>
            <w:szCs w:val="24"/>
          </w:rPr>
          <w:t xml:space="preserve"> materia</w:t>
        </w:r>
      </w:ins>
      <w:ins w:id="745" w:author="choi young" w:date="2021-12-29T15:42:00Z">
        <w:r w:rsidR="00AC5B2A">
          <w:rPr>
            <w:rFonts w:ascii="Times New Roman" w:hAnsi="Times New Roman"/>
            <w:bCs/>
            <w:sz w:val="24"/>
            <w:szCs w:val="24"/>
          </w:rPr>
          <w:t>l</w:t>
        </w:r>
      </w:ins>
      <w:ins w:id="746" w:author="choi young" w:date="2021-12-29T15:41:00Z">
        <w:r>
          <w:rPr>
            <w:rFonts w:ascii="Times New Roman" w:hAnsi="Times New Roman"/>
            <w:bCs/>
            <w:sz w:val="24"/>
            <w:szCs w:val="24"/>
          </w:rPr>
          <w:t>s, which can be directly exposed to near-field speckle patterns if place right above the integrating sphere or our disordered su</w:t>
        </w:r>
      </w:ins>
      <w:ins w:id="747" w:author="choi young" w:date="2021-12-29T15:42:00Z">
        <w:r>
          <w:rPr>
            <w:rFonts w:ascii="Times New Roman" w:hAnsi="Times New Roman"/>
            <w:bCs/>
            <w:sz w:val="24"/>
            <w:szCs w:val="24"/>
          </w:rPr>
          <w:t xml:space="preserve">bstrates. </w:t>
        </w:r>
        <w:r w:rsidR="00AC5B2A">
          <w:rPr>
            <w:rFonts w:ascii="Times New Roman" w:hAnsi="Times New Roman"/>
            <w:bCs/>
            <w:sz w:val="24"/>
            <w:szCs w:val="24"/>
          </w:rPr>
          <w:t xml:space="preserve">As near-field speckle patterns lose their subwavelength information quickly upon far-field propagation of few tens of nanometers, optical characterization of two dimensional materials are ideal applications for both our NS-SOFI and </w:t>
        </w:r>
      </w:ins>
      <w:proofErr w:type="gramStart"/>
      <w:ins w:id="748" w:author="choi young" w:date="2021-12-29T15:43:00Z">
        <w:r w:rsidR="00AC5B2A">
          <w:rPr>
            <w:rFonts w:ascii="Times New Roman" w:hAnsi="Times New Roman"/>
            <w:bCs/>
            <w:sz w:val="24"/>
            <w:szCs w:val="24"/>
          </w:rPr>
          <w:t xml:space="preserve">suggested </w:t>
        </w:r>
      </w:ins>
      <w:ins w:id="749" w:author="choi young" w:date="2021-12-29T15:41:00Z">
        <w:r>
          <w:rPr>
            <w:rFonts w:ascii="Times New Roman" w:hAnsi="Times New Roman"/>
            <w:bCs/>
            <w:sz w:val="24"/>
            <w:szCs w:val="24"/>
          </w:rPr>
          <w:t xml:space="preserve"> </w:t>
        </w:r>
      </w:ins>
      <w:ins w:id="750" w:author="choi young" w:date="2021-12-29T15:43:00Z">
        <w:r w:rsidR="00AC5B2A" w:rsidRPr="001C0527">
          <w:rPr>
            <w:rFonts w:ascii="Times New Roman" w:hAnsi="Times New Roman"/>
            <w:bCs/>
            <w:sz w:val="24"/>
            <w:szCs w:val="24"/>
          </w:rPr>
          <w:t>OL</w:t>
        </w:r>
        <w:proofErr w:type="gramEnd"/>
        <w:r w:rsidR="00AC5B2A" w:rsidRPr="001C0527">
          <w:rPr>
            <w:rFonts w:ascii="Times New Roman" w:hAnsi="Times New Roman"/>
            <w:bCs/>
            <w:sz w:val="24"/>
            <w:szCs w:val="24"/>
          </w:rPr>
          <w:t xml:space="preserve"> 42, 1137, 2017 </w:t>
        </w:r>
        <w:r w:rsidR="00AC5B2A">
          <w:rPr>
            <w:rFonts w:ascii="Times New Roman" w:hAnsi="Times New Roman"/>
            <w:bCs/>
            <w:sz w:val="24"/>
            <w:szCs w:val="24"/>
          </w:rPr>
          <w:t>and</w:t>
        </w:r>
        <w:r w:rsidR="00AC5B2A" w:rsidRPr="001C0527">
          <w:rPr>
            <w:rFonts w:ascii="Times New Roman" w:hAnsi="Times New Roman"/>
            <w:bCs/>
            <w:sz w:val="24"/>
            <w:szCs w:val="24"/>
          </w:rPr>
          <w:t xml:space="preserve"> Optica 4 527, 2017</w:t>
        </w:r>
        <w:r w:rsidR="00AC5B2A">
          <w:rPr>
            <w:rFonts w:ascii="Times New Roman" w:hAnsi="Times New Roman"/>
            <w:bCs/>
            <w:sz w:val="24"/>
            <w:szCs w:val="24"/>
          </w:rPr>
          <w:t>. We hope that these works</w:t>
        </w:r>
      </w:ins>
      <w:ins w:id="751" w:author="choi young" w:date="2021-12-29T15:44:00Z">
        <w:r w:rsidR="00AC5B2A">
          <w:rPr>
            <w:rFonts w:ascii="Times New Roman" w:hAnsi="Times New Roman"/>
            <w:bCs/>
            <w:sz w:val="24"/>
            <w:szCs w:val="24"/>
          </w:rPr>
          <w:t xml:space="preserve"> </w:t>
        </w:r>
      </w:ins>
      <w:ins w:id="752" w:author="choi young" w:date="2021-12-29T15:43:00Z">
        <w:r w:rsidR="00AC5B2A">
          <w:rPr>
            <w:rFonts w:ascii="Times New Roman" w:hAnsi="Times New Roman"/>
            <w:bCs/>
            <w:sz w:val="24"/>
            <w:szCs w:val="24"/>
          </w:rPr>
          <w:t>inspire the surge</w:t>
        </w:r>
      </w:ins>
      <w:ins w:id="753" w:author="choi young" w:date="2021-12-29T15:44:00Z">
        <w:r w:rsidR="00AC5B2A">
          <w:rPr>
            <w:rFonts w:ascii="Times New Roman" w:hAnsi="Times New Roman"/>
            <w:bCs/>
            <w:sz w:val="24"/>
            <w:szCs w:val="24"/>
          </w:rPr>
          <w:t xml:space="preserve"> of interest in</w:t>
        </w:r>
      </w:ins>
      <w:ins w:id="754" w:author="choi young" w:date="2021-12-29T15:43:00Z">
        <w:r w:rsidR="00AC5B2A">
          <w:rPr>
            <w:rFonts w:ascii="Times New Roman" w:hAnsi="Times New Roman"/>
            <w:bCs/>
            <w:sz w:val="24"/>
            <w:szCs w:val="24"/>
          </w:rPr>
          <w:t xml:space="preserve"> intriguing applications of subwavelength spatial coherence for </w:t>
        </w:r>
      </w:ins>
      <w:ins w:id="755" w:author="choi young" w:date="2021-12-29T15:44:00Z">
        <w:r w:rsidR="00AC5B2A">
          <w:rPr>
            <w:rFonts w:ascii="Times New Roman" w:hAnsi="Times New Roman"/>
            <w:bCs/>
            <w:sz w:val="24"/>
            <w:szCs w:val="24"/>
          </w:rPr>
          <w:t xml:space="preserve">characterizing “fascinating flat lands” of </w:t>
        </w:r>
      </w:ins>
      <w:ins w:id="756" w:author="choi young" w:date="2021-12-29T15:43:00Z">
        <w:r w:rsidR="00AC5B2A">
          <w:rPr>
            <w:rFonts w:ascii="Times New Roman" w:hAnsi="Times New Roman"/>
            <w:bCs/>
            <w:sz w:val="24"/>
            <w:szCs w:val="24"/>
          </w:rPr>
          <w:t>two-dimensional nanomaterials</w:t>
        </w:r>
      </w:ins>
      <w:ins w:id="757" w:author="choi young" w:date="2021-12-29T15:44:00Z">
        <w:r w:rsidR="00AC5B2A">
          <w:rPr>
            <w:rFonts w:ascii="Times New Roman" w:hAnsi="Times New Roman"/>
            <w:bCs/>
            <w:sz w:val="24"/>
            <w:szCs w:val="24"/>
          </w:rPr>
          <w:t>.</w:t>
        </w:r>
      </w:ins>
      <w:ins w:id="758" w:author="choi young" w:date="2021-12-29T15:43:00Z">
        <w:r w:rsidR="00AC5B2A">
          <w:rPr>
            <w:rFonts w:ascii="Times New Roman" w:hAnsi="Times New Roman"/>
            <w:bCs/>
            <w:sz w:val="24"/>
            <w:szCs w:val="24"/>
          </w:rPr>
          <w:t xml:space="preserve"> </w:t>
        </w:r>
      </w:ins>
    </w:p>
    <w:p w14:paraId="654EFCB9" w14:textId="43AD8416" w:rsidR="007C1186" w:rsidRPr="00AC5B2A" w:rsidRDefault="007C1186" w:rsidP="00050557">
      <w:pPr>
        <w:spacing w:line="360" w:lineRule="auto"/>
        <w:rPr>
          <w:rFonts w:ascii="Times New Roman" w:hAnsi="Times New Roman"/>
          <w:bCs/>
          <w:sz w:val="24"/>
          <w:szCs w:val="24"/>
          <w:rPrChange w:id="759" w:author="choi young" w:date="2021-12-29T15:44:00Z">
            <w:rPr>
              <w:rFonts w:ascii="Times New Roman" w:hAnsi="Times New Roman"/>
              <w:b/>
              <w:sz w:val="28"/>
              <w:szCs w:val="28"/>
            </w:rPr>
          </w:rPrChange>
        </w:rPr>
      </w:pPr>
    </w:p>
    <w:p w14:paraId="58904D23" w14:textId="77777777" w:rsidR="00050557" w:rsidRPr="007D202B" w:rsidDel="00601B52" w:rsidRDefault="00050557" w:rsidP="00AA1391">
      <w:pPr>
        <w:spacing w:line="360" w:lineRule="auto"/>
        <w:rPr>
          <w:del w:id="760" w:author="choi young" w:date="2021-12-29T13:27:00Z"/>
          <w:rFonts w:ascii="Times New Roman" w:hAnsi="Times New Roman"/>
          <w:sz w:val="24"/>
          <w:szCs w:val="24"/>
          <w:rPrChange w:id="761" w:author="choi young" w:date="2021-12-29T15:30:00Z">
            <w:rPr>
              <w:del w:id="762" w:author="choi young" w:date="2021-12-29T13:27:00Z"/>
              <w:rFonts w:ascii="Times New Roman" w:hAnsi="Times New Roman"/>
            </w:rPr>
          </w:rPrChange>
        </w:rPr>
      </w:pPr>
    </w:p>
    <w:p w14:paraId="5F9386D4" w14:textId="0AFC5F4B" w:rsidR="00EA3C72" w:rsidRPr="007D202B" w:rsidDel="00601B52" w:rsidRDefault="00EA3C72" w:rsidP="00AA1391">
      <w:pPr>
        <w:spacing w:line="360" w:lineRule="auto"/>
        <w:rPr>
          <w:del w:id="763" w:author="choi young" w:date="2021-12-29T13:27:00Z"/>
          <w:rFonts w:ascii="Times New Roman" w:hAnsi="Times New Roman"/>
          <w:b/>
          <w:sz w:val="24"/>
          <w:szCs w:val="24"/>
        </w:rPr>
      </w:pPr>
      <w:del w:id="764" w:author="choi young" w:date="2021-12-29T13:27:00Z">
        <w:r w:rsidRPr="007D202B" w:rsidDel="00601B52">
          <w:rPr>
            <w:rFonts w:ascii="Times New Roman" w:hAnsi="Times New Roman"/>
            <w:b/>
            <w:sz w:val="24"/>
            <w:szCs w:val="24"/>
          </w:rPr>
          <w:delText xml:space="preserve">References for </w:delText>
        </w:r>
        <w:r w:rsidR="00050557" w:rsidRPr="007D202B" w:rsidDel="00601B52">
          <w:rPr>
            <w:rFonts w:ascii="Times New Roman" w:hAnsi="Times New Roman"/>
            <w:b/>
            <w:sz w:val="24"/>
            <w:szCs w:val="24"/>
          </w:rPr>
          <w:delText>this response letter to the Editor</w:delText>
        </w:r>
      </w:del>
    </w:p>
    <w:p w14:paraId="561E81E3" w14:textId="484A4F39" w:rsidR="00EA3C72" w:rsidRPr="007D202B" w:rsidDel="00601B52" w:rsidRDefault="00EA3C72" w:rsidP="00AA1391">
      <w:pPr>
        <w:wordWrap/>
        <w:adjustRightInd w:val="0"/>
        <w:spacing w:line="360" w:lineRule="auto"/>
        <w:ind w:left="640" w:hanging="640"/>
        <w:jc w:val="left"/>
        <w:rPr>
          <w:del w:id="765" w:author="choi young" w:date="2021-12-29T13:27:00Z"/>
          <w:rFonts w:ascii="Times New Roman" w:hAnsi="Times New Roman"/>
          <w:noProof/>
          <w:kern w:val="0"/>
          <w:sz w:val="24"/>
          <w:szCs w:val="24"/>
        </w:rPr>
      </w:pPr>
      <w:del w:id="766" w:author="choi young" w:date="2021-12-29T13:27:00Z">
        <w:r w:rsidRPr="007D202B" w:rsidDel="00601B52">
          <w:rPr>
            <w:rFonts w:ascii="Times New Roman" w:hAnsi="Times New Roman"/>
            <w:noProof/>
            <w:kern w:val="0"/>
            <w:sz w:val="24"/>
            <w:szCs w:val="24"/>
          </w:rPr>
          <w:delText>1.</w:delText>
        </w:r>
        <w:r w:rsidRPr="007D202B" w:rsidDel="00601B52">
          <w:rPr>
            <w:rFonts w:ascii="Times New Roman" w:hAnsi="Times New Roman"/>
            <w:noProof/>
            <w:kern w:val="0"/>
            <w:sz w:val="24"/>
            <w:szCs w:val="24"/>
          </w:rPr>
          <w:tab/>
          <w:delText xml:space="preserve">Park, J. H. et al. Subwavelength light focusing using random nanoparticles. </w:delText>
        </w:r>
        <w:r w:rsidRPr="007D202B" w:rsidDel="00601B52">
          <w:rPr>
            <w:rFonts w:ascii="Times New Roman" w:hAnsi="Times New Roman"/>
            <w:i/>
            <w:iCs/>
            <w:noProof/>
            <w:kern w:val="0"/>
            <w:sz w:val="24"/>
            <w:szCs w:val="24"/>
          </w:rPr>
          <w:delText>Nat. Photonics</w:delText>
        </w:r>
        <w:r w:rsidRPr="007D202B" w:rsidDel="00601B52">
          <w:rPr>
            <w:rFonts w:ascii="Times New Roman" w:hAnsi="Times New Roman"/>
            <w:noProof/>
            <w:kern w:val="0"/>
            <w:sz w:val="24"/>
            <w:szCs w:val="24"/>
          </w:rPr>
          <w:delText xml:space="preserve"> </w:delText>
        </w:r>
        <w:r w:rsidRPr="007D202B" w:rsidDel="00601B52">
          <w:rPr>
            <w:rFonts w:ascii="Times New Roman" w:hAnsi="Times New Roman"/>
            <w:b/>
            <w:bCs/>
            <w:noProof/>
            <w:kern w:val="0"/>
            <w:sz w:val="24"/>
            <w:szCs w:val="24"/>
          </w:rPr>
          <w:delText>7</w:delText>
        </w:r>
        <w:r w:rsidRPr="007D202B" w:rsidDel="00601B52">
          <w:rPr>
            <w:rFonts w:ascii="Times New Roman" w:hAnsi="Times New Roman"/>
            <w:noProof/>
            <w:kern w:val="0"/>
            <w:sz w:val="24"/>
            <w:szCs w:val="24"/>
          </w:rPr>
          <w:delText>, 454–458 (2013).</w:delText>
        </w:r>
      </w:del>
    </w:p>
    <w:p w14:paraId="6B69D66D" w14:textId="7A67BC25" w:rsidR="00EA3C72" w:rsidRPr="007D202B" w:rsidDel="00601B52" w:rsidRDefault="00EA3C72" w:rsidP="00AA1391">
      <w:pPr>
        <w:wordWrap/>
        <w:adjustRightInd w:val="0"/>
        <w:spacing w:line="360" w:lineRule="auto"/>
        <w:ind w:left="640" w:hanging="640"/>
        <w:jc w:val="left"/>
        <w:rPr>
          <w:del w:id="767" w:author="choi young" w:date="2021-12-29T13:27:00Z"/>
          <w:rFonts w:ascii="Times New Roman" w:hAnsi="Times New Roman"/>
          <w:color w:val="222222"/>
          <w:sz w:val="24"/>
          <w:szCs w:val="24"/>
          <w:shd w:val="clear" w:color="auto" w:fill="FFFFFF"/>
        </w:rPr>
      </w:pPr>
      <w:del w:id="768" w:author="choi young" w:date="2021-12-29T13:27:00Z">
        <w:r w:rsidRPr="007D202B" w:rsidDel="00601B52">
          <w:rPr>
            <w:rFonts w:ascii="Times New Roman" w:hAnsi="Times New Roman"/>
            <w:noProof/>
            <w:kern w:val="0"/>
            <w:sz w:val="24"/>
            <w:szCs w:val="24"/>
          </w:rPr>
          <w:delText>2.</w:delText>
        </w:r>
        <w:r w:rsidRPr="007D202B" w:rsidDel="00601B52">
          <w:rPr>
            <w:rFonts w:ascii="Times New Roman" w:hAnsi="Times New Roman"/>
            <w:noProof/>
            <w:kern w:val="0"/>
            <w:sz w:val="24"/>
            <w:szCs w:val="24"/>
          </w:rPr>
          <w:tab/>
        </w:r>
        <w:r w:rsidRPr="007D202B" w:rsidDel="00601B52">
          <w:rPr>
            <w:rFonts w:ascii="Times New Roman" w:hAnsi="Times New Roman"/>
            <w:color w:val="222222"/>
            <w:sz w:val="24"/>
            <w:szCs w:val="24"/>
            <w:shd w:val="clear" w:color="auto" w:fill="FFFFFF"/>
          </w:rPr>
          <w:delText>Park, C. H. et al. "Full-field subwavelength imaging using a scattering superlens." </w:delText>
        </w:r>
        <w:r w:rsidRPr="007D202B" w:rsidDel="00601B52">
          <w:rPr>
            <w:rFonts w:ascii="Times New Roman" w:hAnsi="Times New Roman"/>
            <w:i/>
            <w:iCs/>
            <w:color w:val="222222"/>
            <w:sz w:val="24"/>
            <w:szCs w:val="24"/>
            <w:shd w:val="clear" w:color="auto" w:fill="FFFFFF"/>
          </w:rPr>
          <w:delText>Physical review letters</w:delText>
        </w:r>
        <w:r w:rsidRPr="007D202B" w:rsidDel="00601B52">
          <w:rPr>
            <w:rFonts w:ascii="Times New Roman" w:hAnsi="Times New Roman"/>
            <w:color w:val="222222"/>
            <w:sz w:val="24"/>
            <w:szCs w:val="24"/>
            <w:shd w:val="clear" w:color="auto" w:fill="FFFFFF"/>
          </w:rPr>
          <w:delText> </w:delText>
        </w:r>
        <w:r w:rsidRPr="007D202B" w:rsidDel="00601B52">
          <w:rPr>
            <w:rFonts w:ascii="Times New Roman" w:hAnsi="Times New Roman"/>
            <w:b/>
            <w:bCs/>
            <w:color w:val="222222"/>
            <w:sz w:val="24"/>
            <w:szCs w:val="24"/>
            <w:shd w:val="clear" w:color="auto" w:fill="FFFFFF"/>
          </w:rPr>
          <w:delText>113</w:delText>
        </w:r>
        <w:r w:rsidRPr="007D202B" w:rsidDel="00601B52">
          <w:rPr>
            <w:rFonts w:ascii="Times New Roman" w:hAnsi="Times New Roman"/>
            <w:color w:val="222222"/>
            <w:sz w:val="24"/>
            <w:szCs w:val="24"/>
            <w:shd w:val="clear" w:color="auto" w:fill="FFFFFF"/>
          </w:rPr>
          <w:delText>, 113901 (2014)</w:delText>
        </w:r>
      </w:del>
    </w:p>
    <w:p w14:paraId="06A3498D" w14:textId="505CDAA1" w:rsidR="002D03BD" w:rsidRPr="007D202B" w:rsidDel="00601B52" w:rsidRDefault="002D03BD" w:rsidP="00AA1391">
      <w:pPr>
        <w:wordWrap/>
        <w:adjustRightInd w:val="0"/>
        <w:spacing w:line="360" w:lineRule="auto"/>
        <w:ind w:left="640" w:hanging="640"/>
        <w:jc w:val="left"/>
        <w:rPr>
          <w:del w:id="769" w:author="choi young" w:date="2021-12-29T13:27:00Z"/>
          <w:rFonts w:ascii="Times New Roman" w:hAnsi="Times New Roman"/>
          <w:noProof/>
          <w:kern w:val="0"/>
          <w:sz w:val="24"/>
          <w:szCs w:val="24"/>
        </w:rPr>
      </w:pPr>
      <w:del w:id="770" w:author="choi young" w:date="2021-12-29T13:27:00Z">
        <w:r w:rsidRPr="007D202B" w:rsidDel="00601B52">
          <w:rPr>
            <w:rFonts w:ascii="Times New Roman" w:hAnsi="Times New Roman"/>
            <w:noProof/>
            <w:kern w:val="0"/>
            <w:sz w:val="24"/>
            <w:szCs w:val="24"/>
          </w:rPr>
          <w:delText xml:space="preserve">3. </w:delText>
        </w:r>
        <w:r w:rsidRPr="007D202B" w:rsidDel="00601B52">
          <w:rPr>
            <w:rFonts w:ascii="Times New Roman" w:hAnsi="Times New Roman"/>
            <w:noProof/>
            <w:kern w:val="0"/>
            <w:sz w:val="24"/>
            <w:szCs w:val="24"/>
          </w:rPr>
          <w:tab/>
          <w:delText xml:space="preserve">Kim, M., Park, C., Rodriguez, C., Park, Y. &amp; Cho, Y.-H. Superresolution imaging with optical fluctuation using speckle patterns illumination. </w:delText>
        </w:r>
        <w:r w:rsidRPr="007D202B" w:rsidDel="00601B52">
          <w:rPr>
            <w:rFonts w:ascii="Times New Roman" w:hAnsi="Times New Roman"/>
            <w:i/>
            <w:iCs/>
            <w:noProof/>
            <w:kern w:val="0"/>
            <w:sz w:val="24"/>
            <w:szCs w:val="24"/>
          </w:rPr>
          <w:delText>Sci. Rep.</w:delText>
        </w:r>
        <w:r w:rsidRPr="007D202B" w:rsidDel="00601B52">
          <w:rPr>
            <w:rFonts w:ascii="Times New Roman" w:hAnsi="Times New Roman"/>
            <w:noProof/>
            <w:kern w:val="0"/>
            <w:sz w:val="24"/>
            <w:szCs w:val="24"/>
          </w:rPr>
          <w:delText xml:space="preserve"> </w:delText>
        </w:r>
        <w:r w:rsidRPr="007D202B" w:rsidDel="00601B52">
          <w:rPr>
            <w:rFonts w:ascii="Times New Roman" w:hAnsi="Times New Roman"/>
            <w:b/>
            <w:bCs/>
            <w:noProof/>
            <w:kern w:val="0"/>
            <w:sz w:val="24"/>
            <w:szCs w:val="24"/>
          </w:rPr>
          <w:delText>5</w:delText>
        </w:r>
        <w:r w:rsidRPr="007D202B" w:rsidDel="00601B52">
          <w:rPr>
            <w:rFonts w:ascii="Times New Roman" w:hAnsi="Times New Roman"/>
            <w:noProof/>
            <w:kern w:val="0"/>
            <w:sz w:val="24"/>
            <w:szCs w:val="24"/>
          </w:rPr>
          <w:delText>, 16525 (2015).</w:delText>
        </w:r>
      </w:del>
    </w:p>
    <w:p w14:paraId="6D7D550B" w14:textId="51E3FB8C" w:rsidR="00527B65" w:rsidRPr="007D202B" w:rsidDel="00601B52" w:rsidRDefault="002D03BD" w:rsidP="00AA1391">
      <w:pPr>
        <w:wordWrap/>
        <w:adjustRightInd w:val="0"/>
        <w:spacing w:line="360" w:lineRule="auto"/>
        <w:ind w:left="640" w:hanging="640"/>
        <w:jc w:val="left"/>
        <w:rPr>
          <w:del w:id="771" w:author="choi young" w:date="2021-12-29T13:27:00Z"/>
          <w:rFonts w:ascii="Times New Roman" w:hAnsi="Times New Roman"/>
          <w:noProof/>
          <w:kern w:val="0"/>
          <w:sz w:val="24"/>
          <w:szCs w:val="24"/>
        </w:rPr>
      </w:pPr>
      <w:del w:id="772" w:author="choi young" w:date="2021-12-29T13:27:00Z">
        <w:r w:rsidRPr="007D202B" w:rsidDel="00601B52">
          <w:rPr>
            <w:rFonts w:ascii="Times New Roman" w:hAnsi="Times New Roman"/>
            <w:noProof/>
            <w:kern w:val="0"/>
            <w:sz w:val="24"/>
            <w:szCs w:val="24"/>
          </w:rPr>
          <w:delText>4</w:delText>
        </w:r>
        <w:r w:rsidR="00527B65" w:rsidRPr="007D202B" w:rsidDel="00601B52">
          <w:rPr>
            <w:rFonts w:ascii="Times New Roman" w:hAnsi="Times New Roman"/>
            <w:noProof/>
            <w:kern w:val="0"/>
            <w:sz w:val="24"/>
            <w:szCs w:val="24"/>
          </w:rPr>
          <w:delText xml:space="preserve">. </w:delText>
        </w:r>
        <w:r w:rsidR="00527B65" w:rsidRPr="007D202B" w:rsidDel="00601B52">
          <w:rPr>
            <w:rFonts w:ascii="Times New Roman" w:hAnsi="Times New Roman"/>
            <w:noProof/>
            <w:kern w:val="0"/>
            <w:sz w:val="24"/>
            <w:szCs w:val="24"/>
          </w:rPr>
          <w:tab/>
          <w:delText xml:space="preserve">Geissbuehler, S. et al. Mapping molecular statistics with balanced super-resolution optical fluctuation imaging (bSOFI). </w:delText>
        </w:r>
        <w:r w:rsidR="00527B65" w:rsidRPr="007D202B" w:rsidDel="00601B52">
          <w:rPr>
            <w:rFonts w:ascii="Times New Roman" w:hAnsi="Times New Roman"/>
            <w:i/>
            <w:iCs/>
            <w:noProof/>
            <w:kern w:val="0"/>
            <w:sz w:val="24"/>
            <w:szCs w:val="24"/>
          </w:rPr>
          <w:delText>Opt. Nanoscopy</w:delText>
        </w:r>
        <w:r w:rsidR="00527B65" w:rsidRPr="007D202B" w:rsidDel="00601B52">
          <w:rPr>
            <w:rFonts w:ascii="Times New Roman" w:hAnsi="Times New Roman"/>
            <w:noProof/>
            <w:kern w:val="0"/>
            <w:sz w:val="24"/>
            <w:szCs w:val="24"/>
          </w:rPr>
          <w:delText xml:space="preserve"> </w:delText>
        </w:r>
        <w:r w:rsidR="00527B65" w:rsidRPr="007D202B" w:rsidDel="00601B52">
          <w:rPr>
            <w:rFonts w:ascii="Times New Roman" w:hAnsi="Times New Roman"/>
            <w:b/>
            <w:bCs/>
            <w:noProof/>
            <w:kern w:val="0"/>
            <w:sz w:val="24"/>
            <w:szCs w:val="24"/>
          </w:rPr>
          <w:delText>1</w:delText>
        </w:r>
        <w:r w:rsidR="00527B65" w:rsidRPr="007D202B" w:rsidDel="00601B52">
          <w:rPr>
            <w:rFonts w:ascii="Times New Roman" w:hAnsi="Times New Roman"/>
            <w:noProof/>
            <w:kern w:val="0"/>
            <w:sz w:val="24"/>
            <w:szCs w:val="24"/>
          </w:rPr>
          <w:delText>, 1–7 (2012).</w:delText>
        </w:r>
      </w:del>
    </w:p>
    <w:p w14:paraId="523AB1FA" w14:textId="63EE5819" w:rsidR="00EA3C72" w:rsidRPr="007D202B" w:rsidDel="00601B52" w:rsidRDefault="002D03BD" w:rsidP="00AA1391">
      <w:pPr>
        <w:wordWrap/>
        <w:adjustRightInd w:val="0"/>
        <w:spacing w:line="360" w:lineRule="auto"/>
        <w:ind w:left="640" w:hanging="640"/>
        <w:jc w:val="left"/>
        <w:rPr>
          <w:del w:id="773" w:author="choi young" w:date="2021-12-29T13:27:00Z"/>
          <w:rFonts w:ascii="Times New Roman" w:hAnsi="Times New Roman"/>
          <w:noProof/>
          <w:kern w:val="0"/>
          <w:sz w:val="24"/>
          <w:szCs w:val="24"/>
        </w:rPr>
      </w:pPr>
      <w:del w:id="774" w:author="choi young" w:date="2021-12-29T13:27:00Z">
        <w:r w:rsidRPr="007D202B" w:rsidDel="00601B52">
          <w:rPr>
            <w:rFonts w:ascii="Times New Roman" w:hAnsi="Times New Roman"/>
            <w:noProof/>
            <w:kern w:val="0"/>
            <w:sz w:val="24"/>
            <w:szCs w:val="24"/>
          </w:rPr>
          <w:delText>5</w:delText>
        </w:r>
        <w:r w:rsidR="00527B65" w:rsidRPr="007D202B" w:rsidDel="00601B52">
          <w:rPr>
            <w:rFonts w:ascii="Times New Roman" w:hAnsi="Times New Roman"/>
            <w:noProof/>
            <w:kern w:val="0"/>
            <w:sz w:val="24"/>
            <w:szCs w:val="24"/>
          </w:rPr>
          <w:delText xml:space="preserve">. </w:delText>
        </w:r>
        <w:r w:rsidR="00527B65" w:rsidRPr="007D202B" w:rsidDel="00601B52">
          <w:rPr>
            <w:rFonts w:ascii="Times New Roman" w:hAnsi="Times New Roman"/>
            <w:noProof/>
            <w:kern w:val="0"/>
            <w:sz w:val="24"/>
            <w:szCs w:val="24"/>
          </w:rPr>
          <w:tab/>
          <w:delText xml:space="preserve">Dertinger, T., Colyer, R., Vogel, R., Enderlein, J. &amp; Weiss, S. Achieving increased resolution and more pixels with Superresolution Optical Fluctuation Imaging (SOFI). </w:delText>
        </w:r>
        <w:r w:rsidR="00527B65" w:rsidRPr="007D202B" w:rsidDel="00601B52">
          <w:rPr>
            <w:rFonts w:ascii="Times New Roman" w:hAnsi="Times New Roman"/>
            <w:i/>
            <w:iCs/>
            <w:noProof/>
            <w:kern w:val="0"/>
            <w:sz w:val="24"/>
            <w:szCs w:val="24"/>
          </w:rPr>
          <w:delText>Opt. Express</w:delText>
        </w:r>
        <w:r w:rsidR="00527B65" w:rsidRPr="007D202B" w:rsidDel="00601B52">
          <w:rPr>
            <w:rFonts w:ascii="Times New Roman" w:hAnsi="Times New Roman"/>
            <w:noProof/>
            <w:kern w:val="0"/>
            <w:sz w:val="24"/>
            <w:szCs w:val="24"/>
          </w:rPr>
          <w:delText xml:space="preserve"> </w:delText>
        </w:r>
        <w:r w:rsidR="00527B65" w:rsidRPr="007D202B" w:rsidDel="00601B52">
          <w:rPr>
            <w:rFonts w:ascii="Times New Roman" w:hAnsi="Times New Roman"/>
            <w:b/>
            <w:bCs/>
            <w:noProof/>
            <w:kern w:val="0"/>
            <w:sz w:val="24"/>
            <w:szCs w:val="24"/>
          </w:rPr>
          <w:delText>18</w:delText>
        </w:r>
        <w:r w:rsidR="00527B65" w:rsidRPr="007D202B" w:rsidDel="00601B52">
          <w:rPr>
            <w:rFonts w:ascii="Times New Roman" w:hAnsi="Times New Roman"/>
            <w:noProof/>
            <w:kern w:val="0"/>
            <w:sz w:val="24"/>
            <w:szCs w:val="24"/>
          </w:rPr>
          <w:delText>, 18875 (2010).</w:delText>
        </w:r>
      </w:del>
    </w:p>
    <w:p w14:paraId="422CE39C" w14:textId="53E2D032" w:rsidR="00527B65" w:rsidRPr="007D202B" w:rsidDel="00601B52" w:rsidRDefault="002D03BD" w:rsidP="00AA1391">
      <w:pPr>
        <w:wordWrap/>
        <w:adjustRightInd w:val="0"/>
        <w:spacing w:line="360" w:lineRule="auto"/>
        <w:ind w:left="640" w:hanging="640"/>
        <w:jc w:val="left"/>
        <w:rPr>
          <w:del w:id="775" w:author="choi young" w:date="2021-12-29T13:27:00Z"/>
          <w:rFonts w:ascii="Times New Roman" w:hAnsi="Times New Roman"/>
          <w:noProof/>
          <w:kern w:val="0"/>
          <w:sz w:val="24"/>
          <w:szCs w:val="24"/>
        </w:rPr>
      </w:pPr>
      <w:del w:id="776" w:author="choi young" w:date="2021-12-29T13:27:00Z">
        <w:r w:rsidRPr="007D202B" w:rsidDel="00601B52">
          <w:rPr>
            <w:rFonts w:ascii="Times New Roman" w:hAnsi="Times New Roman"/>
            <w:noProof/>
            <w:kern w:val="0"/>
            <w:sz w:val="24"/>
            <w:szCs w:val="24"/>
          </w:rPr>
          <w:delText>6</w:delText>
        </w:r>
        <w:r w:rsidR="00527B65" w:rsidRPr="007D202B" w:rsidDel="00601B52">
          <w:rPr>
            <w:rFonts w:ascii="Times New Roman" w:hAnsi="Times New Roman"/>
            <w:noProof/>
            <w:kern w:val="0"/>
            <w:sz w:val="24"/>
            <w:szCs w:val="24"/>
          </w:rPr>
          <w:delText xml:space="preserve">. </w:delText>
        </w:r>
        <w:r w:rsidR="00527B65" w:rsidRPr="007D202B" w:rsidDel="00601B52">
          <w:rPr>
            <w:rFonts w:ascii="Times New Roman" w:hAnsi="Times New Roman"/>
            <w:noProof/>
            <w:kern w:val="0"/>
            <w:sz w:val="24"/>
            <w:szCs w:val="24"/>
          </w:rPr>
          <w:tab/>
          <w:delText xml:space="preserve">Guizar-Sicairos, M., Thurman, S. T. &amp; Fienup, J. R. Efficient subpixel image registration algorithms. </w:delText>
        </w:r>
        <w:r w:rsidR="00527B65" w:rsidRPr="007D202B" w:rsidDel="00601B52">
          <w:rPr>
            <w:rFonts w:ascii="Times New Roman" w:hAnsi="Times New Roman"/>
            <w:i/>
            <w:iCs/>
            <w:noProof/>
            <w:kern w:val="0"/>
            <w:sz w:val="24"/>
            <w:szCs w:val="24"/>
          </w:rPr>
          <w:delText>Opt. Lett.</w:delText>
        </w:r>
        <w:r w:rsidR="00527B65" w:rsidRPr="007D202B" w:rsidDel="00601B52">
          <w:rPr>
            <w:rFonts w:ascii="Times New Roman" w:hAnsi="Times New Roman"/>
            <w:noProof/>
            <w:kern w:val="0"/>
            <w:sz w:val="24"/>
            <w:szCs w:val="24"/>
          </w:rPr>
          <w:delText xml:space="preserve"> </w:delText>
        </w:r>
        <w:r w:rsidR="00527B65" w:rsidRPr="007D202B" w:rsidDel="00601B52">
          <w:rPr>
            <w:rFonts w:ascii="Times New Roman" w:hAnsi="Times New Roman"/>
            <w:b/>
            <w:bCs/>
            <w:noProof/>
            <w:kern w:val="0"/>
            <w:sz w:val="24"/>
            <w:szCs w:val="24"/>
          </w:rPr>
          <w:delText>33</w:delText>
        </w:r>
        <w:r w:rsidR="00527B65" w:rsidRPr="007D202B" w:rsidDel="00601B52">
          <w:rPr>
            <w:rFonts w:ascii="Times New Roman" w:hAnsi="Times New Roman"/>
            <w:noProof/>
            <w:kern w:val="0"/>
            <w:sz w:val="24"/>
            <w:szCs w:val="24"/>
          </w:rPr>
          <w:delText>, 156-158 (2008).</w:delText>
        </w:r>
      </w:del>
    </w:p>
    <w:p w14:paraId="2CF5DF1F" w14:textId="420EF204" w:rsidR="00904EDE" w:rsidRPr="007D202B" w:rsidDel="00601B52" w:rsidRDefault="00904EDE" w:rsidP="00AA1391">
      <w:pPr>
        <w:wordWrap/>
        <w:adjustRightInd w:val="0"/>
        <w:spacing w:line="360" w:lineRule="auto"/>
        <w:ind w:left="640" w:hanging="640"/>
        <w:jc w:val="left"/>
        <w:rPr>
          <w:del w:id="777" w:author="choi young" w:date="2021-12-29T13:27:00Z"/>
          <w:rFonts w:ascii="Times New Roman" w:hAnsi="Times New Roman"/>
          <w:noProof/>
          <w:kern w:val="0"/>
          <w:sz w:val="24"/>
          <w:szCs w:val="24"/>
        </w:rPr>
      </w:pPr>
      <w:del w:id="778" w:author="choi young" w:date="2021-12-29T13:27:00Z">
        <w:r w:rsidRPr="007D202B" w:rsidDel="00601B52">
          <w:rPr>
            <w:rFonts w:ascii="Times New Roman" w:hAnsi="Times New Roman"/>
            <w:noProof/>
            <w:sz w:val="24"/>
            <w:szCs w:val="24"/>
          </w:rPr>
          <w:delText xml:space="preserve">7. </w:delText>
        </w:r>
        <w:r w:rsidRPr="007D202B" w:rsidDel="00601B52">
          <w:rPr>
            <w:rFonts w:ascii="Times New Roman" w:hAnsi="Times New Roman"/>
            <w:noProof/>
            <w:sz w:val="24"/>
            <w:szCs w:val="24"/>
          </w:rPr>
          <w:tab/>
          <w:delText>Geissbuehler, S., Dellagiacoma, C. &amp; Lasser, T. Comparison between</w:delText>
        </w:r>
        <w:r w:rsidRPr="007D202B" w:rsidDel="00601B52">
          <w:rPr>
            <w:rFonts w:ascii="Times New Roman" w:hAnsi="Times New Roman"/>
            <w:noProof/>
            <w:color w:val="FF0000"/>
            <w:sz w:val="24"/>
            <w:szCs w:val="24"/>
          </w:rPr>
          <w:delText xml:space="preserve"> </w:delText>
        </w:r>
        <w:r w:rsidRPr="007D202B" w:rsidDel="00601B52">
          <w:rPr>
            <w:rFonts w:ascii="Times New Roman" w:hAnsi="Times New Roman"/>
            <w:noProof/>
            <w:sz w:val="24"/>
            <w:szCs w:val="24"/>
          </w:rPr>
          <w:delText xml:space="preserve">SOFI and STORM. </w:delText>
        </w:r>
        <w:r w:rsidRPr="007D202B" w:rsidDel="00601B52">
          <w:rPr>
            <w:rFonts w:ascii="Times New Roman" w:hAnsi="Times New Roman"/>
            <w:i/>
            <w:iCs/>
            <w:noProof/>
            <w:sz w:val="24"/>
            <w:szCs w:val="24"/>
          </w:rPr>
          <w:delText>Biomed. Opt. Express</w:delText>
        </w:r>
        <w:r w:rsidRPr="007D202B" w:rsidDel="00601B52">
          <w:rPr>
            <w:rFonts w:ascii="Times New Roman" w:hAnsi="Times New Roman"/>
            <w:noProof/>
            <w:sz w:val="24"/>
            <w:szCs w:val="24"/>
          </w:rPr>
          <w:delText xml:space="preserve"> </w:delText>
        </w:r>
        <w:r w:rsidRPr="007D202B" w:rsidDel="00601B52">
          <w:rPr>
            <w:rFonts w:ascii="Times New Roman" w:hAnsi="Times New Roman"/>
            <w:b/>
            <w:bCs/>
            <w:noProof/>
            <w:sz w:val="24"/>
            <w:szCs w:val="24"/>
          </w:rPr>
          <w:delText>2</w:delText>
        </w:r>
        <w:r w:rsidRPr="007D202B" w:rsidDel="00601B52">
          <w:rPr>
            <w:rFonts w:ascii="Times New Roman" w:hAnsi="Times New Roman"/>
            <w:noProof/>
            <w:sz w:val="24"/>
            <w:szCs w:val="24"/>
          </w:rPr>
          <w:delText>, 408 (2011).</w:delText>
        </w:r>
      </w:del>
    </w:p>
    <w:p w14:paraId="6B84863B" w14:textId="18791977" w:rsidR="00EA3C72" w:rsidRPr="007D202B" w:rsidRDefault="00EA3C72" w:rsidP="00AA1391">
      <w:pPr>
        <w:spacing w:line="360" w:lineRule="auto"/>
        <w:rPr>
          <w:rFonts w:ascii="Times New Roman" w:hAnsi="Times New Roman"/>
          <w:sz w:val="24"/>
          <w:szCs w:val="24"/>
          <w:rPrChange w:id="779" w:author="choi young" w:date="2021-12-29T15:30:00Z">
            <w:rPr>
              <w:rFonts w:ascii="Times New Roman" w:hAnsi="Times New Roman"/>
            </w:rPr>
          </w:rPrChange>
        </w:rPr>
      </w:pPr>
    </w:p>
    <w:sectPr w:rsidR="00EA3C72" w:rsidRPr="007D202B" w:rsidSect="00AA1391">
      <w:pgSz w:w="11906" w:h="16838"/>
      <w:pgMar w:top="1701" w:right="1440" w:bottom="1440" w:left="1440" w:header="851" w:footer="992" w:gutter="0"/>
      <w:lnNumType w:countBy="1" w:restart="continuous"/>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25" w:author="YongKeun (Paul) Park" w:date="2021-12-29T11:04:00Z" w:initials="YK">
    <w:p w14:paraId="7675CB3F" w14:textId="77777777" w:rsidR="00941694" w:rsidRDefault="00941694" w:rsidP="00952528">
      <w:pPr>
        <w:pStyle w:val="a8"/>
      </w:pPr>
      <w:r>
        <w:rPr>
          <w:rStyle w:val="a7"/>
        </w:rPr>
        <w:annotationRef/>
      </w:r>
      <w:r>
        <w:t>단어 선택이 어색한 것 같은데 원래 의도를 파악하지 못해서 수정하지 못했습니다. 수정 검토하기 바랍니다.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75CB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6BF39" w16cex:dateUtc="2021-12-29T0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75CB3F" w16cid:durableId="2576BF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2F74A" w14:textId="77777777" w:rsidR="007162F4" w:rsidRDefault="007162F4" w:rsidP="001E0E7D">
      <w:pPr>
        <w:spacing w:after="0" w:line="240" w:lineRule="auto"/>
      </w:pPr>
      <w:r>
        <w:separator/>
      </w:r>
    </w:p>
  </w:endnote>
  <w:endnote w:type="continuationSeparator" w:id="0">
    <w:p w14:paraId="54DC4789" w14:textId="77777777" w:rsidR="007162F4" w:rsidRDefault="007162F4" w:rsidP="001E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C9198" w14:textId="77777777" w:rsidR="007162F4" w:rsidRDefault="007162F4" w:rsidP="001E0E7D">
      <w:pPr>
        <w:spacing w:after="0" w:line="240" w:lineRule="auto"/>
      </w:pPr>
      <w:r>
        <w:separator/>
      </w:r>
    </w:p>
  </w:footnote>
  <w:footnote w:type="continuationSeparator" w:id="0">
    <w:p w14:paraId="6283249F" w14:textId="77777777" w:rsidR="007162F4" w:rsidRDefault="007162F4" w:rsidP="001E0E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2460E"/>
    <w:multiLevelType w:val="hybridMultilevel"/>
    <w:tmpl w:val="101A1784"/>
    <w:lvl w:ilvl="0" w:tplc="C7B2A43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396506F6"/>
    <w:multiLevelType w:val="hybridMultilevel"/>
    <w:tmpl w:val="611E110E"/>
    <w:lvl w:ilvl="0" w:tplc="BDCE0EE6">
      <w:start w:val="1"/>
      <w:numFmt w:val="decimal"/>
      <w:lvlText w:val="%1."/>
      <w:lvlJc w:val="left"/>
      <w:pPr>
        <w:tabs>
          <w:tab w:val="num" w:pos="720"/>
        </w:tabs>
        <w:ind w:left="720" w:hanging="360"/>
      </w:pPr>
    </w:lvl>
    <w:lvl w:ilvl="1" w:tplc="EC74D714" w:tentative="1">
      <w:start w:val="1"/>
      <w:numFmt w:val="decimal"/>
      <w:lvlText w:val="%2."/>
      <w:lvlJc w:val="left"/>
      <w:pPr>
        <w:tabs>
          <w:tab w:val="num" w:pos="1440"/>
        </w:tabs>
        <w:ind w:left="1440" w:hanging="360"/>
      </w:pPr>
    </w:lvl>
    <w:lvl w:ilvl="2" w:tplc="CEB6DA90" w:tentative="1">
      <w:start w:val="1"/>
      <w:numFmt w:val="decimal"/>
      <w:lvlText w:val="%3."/>
      <w:lvlJc w:val="left"/>
      <w:pPr>
        <w:tabs>
          <w:tab w:val="num" w:pos="2160"/>
        </w:tabs>
        <w:ind w:left="2160" w:hanging="360"/>
      </w:pPr>
    </w:lvl>
    <w:lvl w:ilvl="3" w:tplc="6F76945E" w:tentative="1">
      <w:start w:val="1"/>
      <w:numFmt w:val="decimal"/>
      <w:lvlText w:val="%4."/>
      <w:lvlJc w:val="left"/>
      <w:pPr>
        <w:tabs>
          <w:tab w:val="num" w:pos="2880"/>
        </w:tabs>
        <w:ind w:left="2880" w:hanging="360"/>
      </w:pPr>
    </w:lvl>
    <w:lvl w:ilvl="4" w:tplc="7BD29E50" w:tentative="1">
      <w:start w:val="1"/>
      <w:numFmt w:val="decimal"/>
      <w:lvlText w:val="%5."/>
      <w:lvlJc w:val="left"/>
      <w:pPr>
        <w:tabs>
          <w:tab w:val="num" w:pos="3600"/>
        </w:tabs>
        <w:ind w:left="3600" w:hanging="360"/>
      </w:pPr>
    </w:lvl>
    <w:lvl w:ilvl="5" w:tplc="0FE8A0D2" w:tentative="1">
      <w:start w:val="1"/>
      <w:numFmt w:val="decimal"/>
      <w:lvlText w:val="%6."/>
      <w:lvlJc w:val="left"/>
      <w:pPr>
        <w:tabs>
          <w:tab w:val="num" w:pos="4320"/>
        </w:tabs>
        <w:ind w:left="4320" w:hanging="360"/>
      </w:pPr>
    </w:lvl>
    <w:lvl w:ilvl="6" w:tplc="3BEE84EA" w:tentative="1">
      <w:start w:val="1"/>
      <w:numFmt w:val="decimal"/>
      <w:lvlText w:val="%7."/>
      <w:lvlJc w:val="left"/>
      <w:pPr>
        <w:tabs>
          <w:tab w:val="num" w:pos="5040"/>
        </w:tabs>
        <w:ind w:left="5040" w:hanging="360"/>
      </w:pPr>
    </w:lvl>
    <w:lvl w:ilvl="7" w:tplc="A33CA07A" w:tentative="1">
      <w:start w:val="1"/>
      <w:numFmt w:val="decimal"/>
      <w:lvlText w:val="%8."/>
      <w:lvlJc w:val="left"/>
      <w:pPr>
        <w:tabs>
          <w:tab w:val="num" w:pos="5760"/>
        </w:tabs>
        <w:ind w:left="5760" w:hanging="360"/>
      </w:pPr>
    </w:lvl>
    <w:lvl w:ilvl="8" w:tplc="FBC68E9A" w:tentative="1">
      <w:start w:val="1"/>
      <w:numFmt w:val="decimal"/>
      <w:lvlText w:val="%9."/>
      <w:lvlJc w:val="left"/>
      <w:pPr>
        <w:tabs>
          <w:tab w:val="num" w:pos="6480"/>
        </w:tabs>
        <w:ind w:left="6480" w:hanging="360"/>
      </w:pPr>
    </w:lvl>
  </w:abstractNum>
  <w:abstractNum w:abstractNumId="2" w15:restartNumberingAfterBreak="0">
    <w:nsid w:val="4C1920AD"/>
    <w:multiLevelType w:val="hybridMultilevel"/>
    <w:tmpl w:val="AC9C6602"/>
    <w:lvl w:ilvl="0" w:tplc="B0BE003A">
      <w:start w:val="1"/>
      <w:numFmt w:val="lowerLetter"/>
      <w:lvlText w:val="%1."/>
      <w:lvlJc w:val="left"/>
      <w:pPr>
        <w:tabs>
          <w:tab w:val="num" w:pos="720"/>
        </w:tabs>
        <w:ind w:left="720" w:hanging="360"/>
      </w:pPr>
    </w:lvl>
    <w:lvl w:ilvl="1" w:tplc="32F07506" w:tentative="1">
      <w:start w:val="1"/>
      <w:numFmt w:val="lowerLetter"/>
      <w:lvlText w:val="%2."/>
      <w:lvlJc w:val="left"/>
      <w:pPr>
        <w:tabs>
          <w:tab w:val="num" w:pos="1440"/>
        </w:tabs>
        <w:ind w:left="1440" w:hanging="360"/>
      </w:pPr>
    </w:lvl>
    <w:lvl w:ilvl="2" w:tplc="FC828B16" w:tentative="1">
      <w:start w:val="1"/>
      <w:numFmt w:val="lowerLetter"/>
      <w:lvlText w:val="%3."/>
      <w:lvlJc w:val="left"/>
      <w:pPr>
        <w:tabs>
          <w:tab w:val="num" w:pos="2160"/>
        </w:tabs>
        <w:ind w:left="2160" w:hanging="360"/>
      </w:pPr>
    </w:lvl>
    <w:lvl w:ilvl="3" w:tplc="39B66B60" w:tentative="1">
      <w:start w:val="1"/>
      <w:numFmt w:val="lowerLetter"/>
      <w:lvlText w:val="%4."/>
      <w:lvlJc w:val="left"/>
      <w:pPr>
        <w:tabs>
          <w:tab w:val="num" w:pos="2880"/>
        </w:tabs>
        <w:ind w:left="2880" w:hanging="360"/>
      </w:pPr>
    </w:lvl>
    <w:lvl w:ilvl="4" w:tplc="B2C6F40C" w:tentative="1">
      <w:start w:val="1"/>
      <w:numFmt w:val="lowerLetter"/>
      <w:lvlText w:val="%5."/>
      <w:lvlJc w:val="left"/>
      <w:pPr>
        <w:tabs>
          <w:tab w:val="num" w:pos="3600"/>
        </w:tabs>
        <w:ind w:left="3600" w:hanging="360"/>
      </w:pPr>
    </w:lvl>
    <w:lvl w:ilvl="5" w:tplc="3AB0CE86" w:tentative="1">
      <w:start w:val="1"/>
      <w:numFmt w:val="lowerLetter"/>
      <w:lvlText w:val="%6."/>
      <w:lvlJc w:val="left"/>
      <w:pPr>
        <w:tabs>
          <w:tab w:val="num" w:pos="4320"/>
        </w:tabs>
        <w:ind w:left="4320" w:hanging="360"/>
      </w:pPr>
    </w:lvl>
    <w:lvl w:ilvl="6" w:tplc="A24A82C6" w:tentative="1">
      <w:start w:val="1"/>
      <w:numFmt w:val="lowerLetter"/>
      <w:lvlText w:val="%7."/>
      <w:lvlJc w:val="left"/>
      <w:pPr>
        <w:tabs>
          <w:tab w:val="num" w:pos="5040"/>
        </w:tabs>
        <w:ind w:left="5040" w:hanging="360"/>
      </w:pPr>
    </w:lvl>
    <w:lvl w:ilvl="7" w:tplc="7050095C" w:tentative="1">
      <w:start w:val="1"/>
      <w:numFmt w:val="lowerLetter"/>
      <w:lvlText w:val="%8."/>
      <w:lvlJc w:val="left"/>
      <w:pPr>
        <w:tabs>
          <w:tab w:val="num" w:pos="5760"/>
        </w:tabs>
        <w:ind w:left="5760" w:hanging="360"/>
      </w:pPr>
    </w:lvl>
    <w:lvl w:ilvl="8" w:tplc="850CA1BA" w:tentative="1">
      <w:start w:val="1"/>
      <w:numFmt w:val="lowerLetter"/>
      <w:lvlText w:val="%9."/>
      <w:lvlJc w:val="left"/>
      <w:pPr>
        <w:tabs>
          <w:tab w:val="num" w:pos="6480"/>
        </w:tabs>
        <w:ind w:left="6480" w:hanging="360"/>
      </w:pPr>
    </w:lvl>
  </w:abstractNum>
  <w:abstractNum w:abstractNumId="3" w15:restartNumberingAfterBreak="0">
    <w:nsid w:val="5726202D"/>
    <w:multiLevelType w:val="hybridMultilevel"/>
    <w:tmpl w:val="0A1E98BA"/>
    <w:lvl w:ilvl="0" w:tplc="8B129B36">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64C3562E"/>
    <w:multiLevelType w:val="hybridMultilevel"/>
    <w:tmpl w:val="8F7E4FBA"/>
    <w:lvl w:ilvl="0" w:tplc="FFFFFFFF">
      <w:start w:val="1"/>
      <w:numFmt w:val="decimal"/>
      <w:lvlText w:val="%1)"/>
      <w:lvlJc w:val="left"/>
      <w:pPr>
        <w:ind w:left="760" w:hanging="360"/>
      </w:pPr>
      <w:rPr>
        <w:rFonts w:hint="default"/>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5" w15:restartNumberingAfterBreak="0">
    <w:nsid w:val="74787F6A"/>
    <w:multiLevelType w:val="hybridMultilevel"/>
    <w:tmpl w:val="8F7E4FBA"/>
    <w:lvl w:ilvl="0" w:tplc="C7B2A43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2"/>
  </w:num>
  <w:num w:numId="3">
    <w:abstractNumId w:val="3"/>
  </w:num>
  <w:num w:numId="4">
    <w:abstractNumId w:val="5"/>
  </w:num>
  <w:num w:numId="5">
    <w:abstractNumId w:val="4"/>
  </w:num>
  <w:num w:numId="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oi young">
    <w15:presenceInfo w15:providerId="Windows Live" w15:userId="2c9c8ef41f809365"/>
  </w15:person>
  <w15:person w15:author="YongKeun (Paul) Park">
    <w15:presenceInfo w15:providerId="None" w15:userId="YongKeun (Paul) Par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trackRevisions/>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UyNDMxsrQAIhMzCyUdpeDU4uLM/DyQAsNaAFPDuOssAAAA"/>
  </w:docVars>
  <w:rsids>
    <w:rsidRoot w:val="002A0458"/>
    <w:rsid w:val="000051AE"/>
    <w:rsid w:val="00016825"/>
    <w:rsid w:val="000263B8"/>
    <w:rsid w:val="00034426"/>
    <w:rsid w:val="000443B4"/>
    <w:rsid w:val="00050557"/>
    <w:rsid w:val="00062316"/>
    <w:rsid w:val="0006434C"/>
    <w:rsid w:val="00084F93"/>
    <w:rsid w:val="00086117"/>
    <w:rsid w:val="000B225D"/>
    <w:rsid w:val="000B5832"/>
    <w:rsid w:val="000C096D"/>
    <w:rsid w:val="000C21CE"/>
    <w:rsid w:val="000D57DA"/>
    <w:rsid w:val="000E415A"/>
    <w:rsid w:val="000F52F5"/>
    <w:rsid w:val="00104671"/>
    <w:rsid w:val="0011100B"/>
    <w:rsid w:val="00115555"/>
    <w:rsid w:val="001155E4"/>
    <w:rsid w:val="00126B04"/>
    <w:rsid w:val="0014299C"/>
    <w:rsid w:val="0015114A"/>
    <w:rsid w:val="0016276E"/>
    <w:rsid w:val="0018010A"/>
    <w:rsid w:val="001848DC"/>
    <w:rsid w:val="001939F1"/>
    <w:rsid w:val="00194CBD"/>
    <w:rsid w:val="0019752A"/>
    <w:rsid w:val="001A23C8"/>
    <w:rsid w:val="001C0527"/>
    <w:rsid w:val="001C6A8D"/>
    <w:rsid w:val="001E0E7D"/>
    <w:rsid w:val="001F01A5"/>
    <w:rsid w:val="001F29A9"/>
    <w:rsid w:val="002016BB"/>
    <w:rsid w:val="00203A34"/>
    <w:rsid w:val="002121BD"/>
    <w:rsid w:val="00220BBF"/>
    <w:rsid w:val="0022285E"/>
    <w:rsid w:val="002231FD"/>
    <w:rsid w:val="0023576E"/>
    <w:rsid w:val="00241AAD"/>
    <w:rsid w:val="00252F4F"/>
    <w:rsid w:val="00257BCE"/>
    <w:rsid w:val="0028511C"/>
    <w:rsid w:val="002860CA"/>
    <w:rsid w:val="002A0458"/>
    <w:rsid w:val="002A0C10"/>
    <w:rsid w:val="002A12F8"/>
    <w:rsid w:val="002B1A7F"/>
    <w:rsid w:val="002C1C23"/>
    <w:rsid w:val="002C3BF6"/>
    <w:rsid w:val="002C4B1F"/>
    <w:rsid w:val="002D03BD"/>
    <w:rsid w:val="002D6BE5"/>
    <w:rsid w:val="002E647E"/>
    <w:rsid w:val="002F7187"/>
    <w:rsid w:val="003224F4"/>
    <w:rsid w:val="00322C6E"/>
    <w:rsid w:val="00340076"/>
    <w:rsid w:val="003405CA"/>
    <w:rsid w:val="00347F0D"/>
    <w:rsid w:val="0036202B"/>
    <w:rsid w:val="00372D72"/>
    <w:rsid w:val="003753CE"/>
    <w:rsid w:val="00380A89"/>
    <w:rsid w:val="003A30E8"/>
    <w:rsid w:val="003B7FB5"/>
    <w:rsid w:val="003E024B"/>
    <w:rsid w:val="003E0542"/>
    <w:rsid w:val="003E7E97"/>
    <w:rsid w:val="003F7673"/>
    <w:rsid w:val="0040207D"/>
    <w:rsid w:val="00412EA4"/>
    <w:rsid w:val="00421E6F"/>
    <w:rsid w:val="00422D2A"/>
    <w:rsid w:val="00425D24"/>
    <w:rsid w:val="0044535E"/>
    <w:rsid w:val="004520D2"/>
    <w:rsid w:val="0045581E"/>
    <w:rsid w:val="00465E01"/>
    <w:rsid w:val="004812F3"/>
    <w:rsid w:val="004A05F9"/>
    <w:rsid w:val="004A5F0D"/>
    <w:rsid w:val="004A7A7E"/>
    <w:rsid w:val="004B510F"/>
    <w:rsid w:val="004C39B6"/>
    <w:rsid w:val="004C7397"/>
    <w:rsid w:val="004D2B35"/>
    <w:rsid w:val="004D2E71"/>
    <w:rsid w:val="004D5BCA"/>
    <w:rsid w:val="004E5BFE"/>
    <w:rsid w:val="004E68FA"/>
    <w:rsid w:val="004F0A8C"/>
    <w:rsid w:val="00511EE8"/>
    <w:rsid w:val="00513D7A"/>
    <w:rsid w:val="0052418D"/>
    <w:rsid w:val="0052445E"/>
    <w:rsid w:val="00527B65"/>
    <w:rsid w:val="00553909"/>
    <w:rsid w:val="0056093A"/>
    <w:rsid w:val="00571E11"/>
    <w:rsid w:val="00573914"/>
    <w:rsid w:val="00576BCF"/>
    <w:rsid w:val="0058075A"/>
    <w:rsid w:val="00583F97"/>
    <w:rsid w:val="00593215"/>
    <w:rsid w:val="005B37F0"/>
    <w:rsid w:val="005C0033"/>
    <w:rsid w:val="005D7947"/>
    <w:rsid w:val="005F1564"/>
    <w:rsid w:val="005F1E6B"/>
    <w:rsid w:val="005F4D98"/>
    <w:rsid w:val="005F562F"/>
    <w:rsid w:val="005F6CB4"/>
    <w:rsid w:val="00601B52"/>
    <w:rsid w:val="00603A37"/>
    <w:rsid w:val="00606019"/>
    <w:rsid w:val="00631407"/>
    <w:rsid w:val="00636ADF"/>
    <w:rsid w:val="006406B4"/>
    <w:rsid w:val="00640C2C"/>
    <w:rsid w:val="0065314B"/>
    <w:rsid w:val="00656782"/>
    <w:rsid w:val="00665491"/>
    <w:rsid w:val="00666CA7"/>
    <w:rsid w:val="00667B8D"/>
    <w:rsid w:val="006A001C"/>
    <w:rsid w:val="006A22A4"/>
    <w:rsid w:val="006A4989"/>
    <w:rsid w:val="006B4C5F"/>
    <w:rsid w:val="006B51A0"/>
    <w:rsid w:val="006B61EF"/>
    <w:rsid w:val="006B7DBF"/>
    <w:rsid w:val="006C0630"/>
    <w:rsid w:val="006C2FAA"/>
    <w:rsid w:val="006C3DEC"/>
    <w:rsid w:val="006C3F40"/>
    <w:rsid w:val="006E1D04"/>
    <w:rsid w:val="006F1927"/>
    <w:rsid w:val="006F3CA7"/>
    <w:rsid w:val="00705CEC"/>
    <w:rsid w:val="00707AC3"/>
    <w:rsid w:val="00710775"/>
    <w:rsid w:val="00712226"/>
    <w:rsid w:val="00715369"/>
    <w:rsid w:val="007162F4"/>
    <w:rsid w:val="007356A8"/>
    <w:rsid w:val="0076635C"/>
    <w:rsid w:val="00776D52"/>
    <w:rsid w:val="00780E4C"/>
    <w:rsid w:val="0079071F"/>
    <w:rsid w:val="007B538F"/>
    <w:rsid w:val="007C1186"/>
    <w:rsid w:val="007C685A"/>
    <w:rsid w:val="007D202B"/>
    <w:rsid w:val="007E70F7"/>
    <w:rsid w:val="008153E1"/>
    <w:rsid w:val="00815967"/>
    <w:rsid w:val="00823E45"/>
    <w:rsid w:val="008315F8"/>
    <w:rsid w:val="00847FA8"/>
    <w:rsid w:val="00860580"/>
    <w:rsid w:val="0086227C"/>
    <w:rsid w:val="00865AE2"/>
    <w:rsid w:val="00871AA7"/>
    <w:rsid w:val="0087416A"/>
    <w:rsid w:val="008873C5"/>
    <w:rsid w:val="0089413D"/>
    <w:rsid w:val="00894A8C"/>
    <w:rsid w:val="00894B48"/>
    <w:rsid w:val="00896818"/>
    <w:rsid w:val="00896968"/>
    <w:rsid w:val="008A7A0B"/>
    <w:rsid w:val="008C54D2"/>
    <w:rsid w:val="008C5BFC"/>
    <w:rsid w:val="008E1556"/>
    <w:rsid w:val="008E29AC"/>
    <w:rsid w:val="008E32D2"/>
    <w:rsid w:val="008E7BBD"/>
    <w:rsid w:val="00904EDE"/>
    <w:rsid w:val="00916749"/>
    <w:rsid w:val="0091691A"/>
    <w:rsid w:val="00917EF3"/>
    <w:rsid w:val="009258B1"/>
    <w:rsid w:val="009303DB"/>
    <w:rsid w:val="00936BA9"/>
    <w:rsid w:val="00941694"/>
    <w:rsid w:val="009576A1"/>
    <w:rsid w:val="009611CC"/>
    <w:rsid w:val="00970E09"/>
    <w:rsid w:val="009923C7"/>
    <w:rsid w:val="009A4CED"/>
    <w:rsid w:val="009A52ED"/>
    <w:rsid w:val="009C5A50"/>
    <w:rsid w:val="009D0C00"/>
    <w:rsid w:val="009F0495"/>
    <w:rsid w:val="00A04C38"/>
    <w:rsid w:val="00A11037"/>
    <w:rsid w:val="00A17C04"/>
    <w:rsid w:val="00A25AB0"/>
    <w:rsid w:val="00A344D3"/>
    <w:rsid w:val="00A37CD7"/>
    <w:rsid w:val="00A43B45"/>
    <w:rsid w:val="00A6233C"/>
    <w:rsid w:val="00A67B0E"/>
    <w:rsid w:val="00A71777"/>
    <w:rsid w:val="00A72591"/>
    <w:rsid w:val="00A73ADA"/>
    <w:rsid w:val="00A85549"/>
    <w:rsid w:val="00A918FF"/>
    <w:rsid w:val="00A95935"/>
    <w:rsid w:val="00AA1391"/>
    <w:rsid w:val="00AA6D48"/>
    <w:rsid w:val="00AB045C"/>
    <w:rsid w:val="00AB0A31"/>
    <w:rsid w:val="00AB5BF8"/>
    <w:rsid w:val="00AC5B2A"/>
    <w:rsid w:val="00AF300D"/>
    <w:rsid w:val="00AF7D00"/>
    <w:rsid w:val="00B0406B"/>
    <w:rsid w:val="00B06117"/>
    <w:rsid w:val="00B23396"/>
    <w:rsid w:val="00B2455D"/>
    <w:rsid w:val="00B26B6E"/>
    <w:rsid w:val="00B31ADC"/>
    <w:rsid w:val="00B50151"/>
    <w:rsid w:val="00B50578"/>
    <w:rsid w:val="00B55B8D"/>
    <w:rsid w:val="00B62B60"/>
    <w:rsid w:val="00B65659"/>
    <w:rsid w:val="00B75BD3"/>
    <w:rsid w:val="00B818CE"/>
    <w:rsid w:val="00B9546E"/>
    <w:rsid w:val="00BA413A"/>
    <w:rsid w:val="00BA4201"/>
    <w:rsid w:val="00BA6AB4"/>
    <w:rsid w:val="00BA72C7"/>
    <w:rsid w:val="00BC368F"/>
    <w:rsid w:val="00BF0DAE"/>
    <w:rsid w:val="00BF3640"/>
    <w:rsid w:val="00BF53A0"/>
    <w:rsid w:val="00BF5D02"/>
    <w:rsid w:val="00C00376"/>
    <w:rsid w:val="00C00E57"/>
    <w:rsid w:val="00C33143"/>
    <w:rsid w:val="00C515A7"/>
    <w:rsid w:val="00C63FD4"/>
    <w:rsid w:val="00C66065"/>
    <w:rsid w:val="00C73AA3"/>
    <w:rsid w:val="00C93312"/>
    <w:rsid w:val="00C95512"/>
    <w:rsid w:val="00CA4F1D"/>
    <w:rsid w:val="00CA7125"/>
    <w:rsid w:val="00CB4EE4"/>
    <w:rsid w:val="00CB569E"/>
    <w:rsid w:val="00CB6188"/>
    <w:rsid w:val="00CC5E31"/>
    <w:rsid w:val="00CC7351"/>
    <w:rsid w:val="00CD04D5"/>
    <w:rsid w:val="00CE21EA"/>
    <w:rsid w:val="00CE436A"/>
    <w:rsid w:val="00CF5EFD"/>
    <w:rsid w:val="00D00BE8"/>
    <w:rsid w:val="00D11880"/>
    <w:rsid w:val="00D22CEE"/>
    <w:rsid w:val="00D32984"/>
    <w:rsid w:val="00D33434"/>
    <w:rsid w:val="00D4616C"/>
    <w:rsid w:val="00D50A11"/>
    <w:rsid w:val="00D516B2"/>
    <w:rsid w:val="00D62661"/>
    <w:rsid w:val="00D62C52"/>
    <w:rsid w:val="00D63015"/>
    <w:rsid w:val="00D64A19"/>
    <w:rsid w:val="00D64C11"/>
    <w:rsid w:val="00D659EF"/>
    <w:rsid w:val="00D80507"/>
    <w:rsid w:val="00D80562"/>
    <w:rsid w:val="00D80E7B"/>
    <w:rsid w:val="00D85765"/>
    <w:rsid w:val="00D94078"/>
    <w:rsid w:val="00D979AF"/>
    <w:rsid w:val="00DB4EE5"/>
    <w:rsid w:val="00DF0C2C"/>
    <w:rsid w:val="00DF1726"/>
    <w:rsid w:val="00E1200A"/>
    <w:rsid w:val="00E123BF"/>
    <w:rsid w:val="00E22D7E"/>
    <w:rsid w:val="00E32382"/>
    <w:rsid w:val="00E3559B"/>
    <w:rsid w:val="00E42DD8"/>
    <w:rsid w:val="00E46E38"/>
    <w:rsid w:val="00E46FEE"/>
    <w:rsid w:val="00E50320"/>
    <w:rsid w:val="00E55EC8"/>
    <w:rsid w:val="00E60BC1"/>
    <w:rsid w:val="00E615E4"/>
    <w:rsid w:val="00E639C7"/>
    <w:rsid w:val="00E90E10"/>
    <w:rsid w:val="00E9364C"/>
    <w:rsid w:val="00EA1DCA"/>
    <w:rsid w:val="00EA3C72"/>
    <w:rsid w:val="00EA7135"/>
    <w:rsid w:val="00EB0344"/>
    <w:rsid w:val="00EB73E8"/>
    <w:rsid w:val="00F25C39"/>
    <w:rsid w:val="00F2707E"/>
    <w:rsid w:val="00F34B4E"/>
    <w:rsid w:val="00F36981"/>
    <w:rsid w:val="00F372B4"/>
    <w:rsid w:val="00F451CD"/>
    <w:rsid w:val="00F46631"/>
    <w:rsid w:val="00F53F1A"/>
    <w:rsid w:val="00F70CFD"/>
    <w:rsid w:val="00F727E5"/>
    <w:rsid w:val="00F8106A"/>
    <w:rsid w:val="00F81A71"/>
    <w:rsid w:val="00FA7B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070E1"/>
  <w15:docId w15:val="{910A7ABE-3765-469C-8DC6-91859EA1C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0458"/>
    <w:pPr>
      <w:widowControl w:val="0"/>
      <w:wordWrap w:val="0"/>
      <w:autoSpaceDE w:val="0"/>
      <w:autoSpaceDN w:val="0"/>
      <w:spacing w:after="200" w:line="276" w:lineRule="auto"/>
    </w:pPr>
    <w:rPr>
      <w:rFonts w:ascii="맑은 고딕" w:eastAsia="맑은 고딕" w:hAnsi="맑은 고딕"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2A0458"/>
    <w:rPr>
      <w:b/>
      <w:bCs/>
      <w:szCs w:val="20"/>
    </w:rPr>
  </w:style>
  <w:style w:type="paragraph" w:styleId="a4">
    <w:name w:val="List Paragraph"/>
    <w:basedOn w:val="a"/>
    <w:uiPriority w:val="34"/>
    <w:qFormat/>
    <w:rsid w:val="002A0458"/>
    <w:pPr>
      <w:widowControl/>
      <w:wordWrap/>
      <w:autoSpaceDE/>
      <w:autoSpaceDN/>
      <w:spacing w:after="0" w:line="240" w:lineRule="auto"/>
      <w:ind w:leftChars="400" w:left="800"/>
      <w:jc w:val="left"/>
    </w:pPr>
    <w:rPr>
      <w:rFonts w:ascii="굴림" w:eastAsia="굴림" w:hAnsi="굴림" w:cs="굴림"/>
      <w:kern w:val="0"/>
      <w:sz w:val="24"/>
      <w:szCs w:val="24"/>
    </w:rPr>
  </w:style>
  <w:style w:type="paragraph" w:styleId="a5">
    <w:name w:val="header"/>
    <w:basedOn w:val="a"/>
    <w:link w:val="Char"/>
    <w:uiPriority w:val="99"/>
    <w:unhideWhenUsed/>
    <w:rsid w:val="001E0E7D"/>
    <w:pPr>
      <w:tabs>
        <w:tab w:val="center" w:pos="4513"/>
        <w:tab w:val="right" w:pos="9026"/>
      </w:tabs>
      <w:snapToGrid w:val="0"/>
    </w:pPr>
  </w:style>
  <w:style w:type="character" w:customStyle="1" w:styleId="Char">
    <w:name w:val="머리글 Char"/>
    <w:basedOn w:val="a0"/>
    <w:link w:val="a5"/>
    <w:uiPriority w:val="99"/>
    <w:rsid w:val="001E0E7D"/>
    <w:rPr>
      <w:rFonts w:ascii="맑은 고딕" w:eastAsia="맑은 고딕" w:hAnsi="맑은 고딕" w:cs="Times New Roman"/>
    </w:rPr>
  </w:style>
  <w:style w:type="paragraph" w:styleId="a6">
    <w:name w:val="footer"/>
    <w:basedOn w:val="a"/>
    <w:link w:val="Char0"/>
    <w:uiPriority w:val="99"/>
    <w:unhideWhenUsed/>
    <w:rsid w:val="001E0E7D"/>
    <w:pPr>
      <w:tabs>
        <w:tab w:val="center" w:pos="4513"/>
        <w:tab w:val="right" w:pos="9026"/>
      </w:tabs>
      <w:snapToGrid w:val="0"/>
    </w:pPr>
  </w:style>
  <w:style w:type="character" w:customStyle="1" w:styleId="Char0">
    <w:name w:val="바닥글 Char"/>
    <w:basedOn w:val="a0"/>
    <w:link w:val="a6"/>
    <w:uiPriority w:val="99"/>
    <w:rsid w:val="001E0E7D"/>
    <w:rPr>
      <w:rFonts w:ascii="맑은 고딕" w:eastAsia="맑은 고딕" w:hAnsi="맑은 고딕" w:cs="Times New Roman"/>
    </w:rPr>
  </w:style>
  <w:style w:type="character" w:styleId="a7">
    <w:name w:val="annotation reference"/>
    <w:basedOn w:val="a0"/>
    <w:uiPriority w:val="99"/>
    <w:semiHidden/>
    <w:unhideWhenUsed/>
    <w:rsid w:val="00583F97"/>
    <w:rPr>
      <w:sz w:val="18"/>
      <w:szCs w:val="18"/>
    </w:rPr>
  </w:style>
  <w:style w:type="paragraph" w:styleId="a8">
    <w:name w:val="annotation text"/>
    <w:basedOn w:val="a"/>
    <w:link w:val="Char1"/>
    <w:uiPriority w:val="99"/>
    <w:unhideWhenUsed/>
    <w:rsid w:val="00583F97"/>
    <w:pPr>
      <w:jc w:val="left"/>
    </w:pPr>
  </w:style>
  <w:style w:type="character" w:customStyle="1" w:styleId="Char1">
    <w:name w:val="메모 텍스트 Char"/>
    <w:basedOn w:val="a0"/>
    <w:link w:val="a8"/>
    <w:uiPriority w:val="99"/>
    <w:rsid w:val="00583F97"/>
    <w:rPr>
      <w:rFonts w:ascii="맑은 고딕" w:eastAsia="맑은 고딕" w:hAnsi="맑은 고딕" w:cs="Times New Roman"/>
    </w:rPr>
  </w:style>
  <w:style w:type="paragraph" w:styleId="a9">
    <w:name w:val="annotation subject"/>
    <w:basedOn w:val="a8"/>
    <w:next w:val="a8"/>
    <w:link w:val="Char2"/>
    <w:uiPriority w:val="99"/>
    <w:semiHidden/>
    <w:unhideWhenUsed/>
    <w:rsid w:val="00583F97"/>
    <w:rPr>
      <w:b/>
      <w:bCs/>
    </w:rPr>
  </w:style>
  <w:style w:type="character" w:customStyle="1" w:styleId="Char2">
    <w:name w:val="메모 주제 Char"/>
    <w:basedOn w:val="Char1"/>
    <w:link w:val="a9"/>
    <w:uiPriority w:val="99"/>
    <w:semiHidden/>
    <w:rsid w:val="00583F97"/>
    <w:rPr>
      <w:rFonts w:ascii="맑은 고딕" w:eastAsia="맑은 고딕" w:hAnsi="맑은 고딕" w:cs="Times New Roman"/>
      <w:b/>
      <w:bCs/>
    </w:rPr>
  </w:style>
  <w:style w:type="character" w:styleId="aa">
    <w:name w:val="line number"/>
    <w:basedOn w:val="a0"/>
    <w:uiPriority w:val="99"/>
    <w:semiHidden/>
    <w:unhideWhenUsed/>
    <w:rsid w:val="00AA1391"/>
  </w:style>
  <w:style w:type="character" w:styleId="ab">
    <w:name w:val="Placeholder Text"/>
    <w:basedOn w:val="a0"/>
    <w:uiPriority w:val="99"/>
    <w:semiHidden/>
    <w:rsid w:val="00A37CD7"/>
    <w:rPr>
      <w:color w:val="808080"/>
    </w:rPr>
  </w:style>
  <w:style w:type="paragraph" w:styleId="ac">
    <w:name w:val="Balloon Text"/>
    <w:basedOn w:val="a"/>
    <w:link w:val="Char3"/>
    <w:uiPriority w:val="99"/>
    <w:semiHidden/>
    <w:unhideWhenUsed/>
    <w:rsid w:val="00F36981"/>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c"/>
    <w:uiPriority w:val="99"/>
    <w:semiHidden/>
    <w:rsid w:val="00F36981"/>
    <w:rPr>
      <w:rFonts w:asciiTheme="majorHAnsi" w:eastAsiaTheme="majorEastAsia" w:hAnsiTheme="majorHAnsi" w:cstheme="majorBidi"/>
      <w:sz w:val="18"/>
      <w:szCs w:val="18"/>
    </w:rPr>
  </w:style>
  <w:style w:type="paragraph" w:styleId="ad">
    <w:name w:val="Normal (Web)"/>
    <w:basedOn w:val="a"/>
    <w:uiPriority w:val="99"/>
    <w:semiHidden/>
    <w:unhideWhenUsed/>
    <w:rsid w:val="00B9546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e">
    <w:name w:val="Revision"/>
    <w:hidden/>
    <w:uiPriority w:val="99"/>
    <w:semiHidden/>
    <w:rsid w:val="008153E1"/>
    <w:pPr>
      <w:spacing w:after="0" w:line="240" w:lineRule="auto"/>
      <w:jc w:val="left"/>
    </w:pPr>
    <w:rPr>
      <w:rFonts w:ascii="맑은 고딕" w:eastAsia="맑은 고딕" w:hAnsi="맑은 고딕"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1090">
      <w:bodyDiv w:val="1"/>
      <w:marLeft w:val="0"/>
      <w:marRight w:val="0"/>
      <w:marTop w:val="0"/>
      <w:marBottom w:val="0"/>
      <w:divBdr>
        <w:top w:val="none" w:sz="0" w:space="0" w:color="auto"/>
        <w:left w:val="none" w:sz="0" w:space="0" w:color="auto"/>
        <w:bottom w:val="none" w:sz="0" w:space="0" w:color="auto"/>
        <w:right w:val="none" w:sz="0" w:space="0" w:color="auto"/>
      </w:divBdr>
      <w:divsChild>
        <w:div w:id="1692754130">
          <w:marLeft w:val="0"/>
          <w:marRight w:val="0"/>
          <w:marTop w:val="0"/>
          <w:marBottom w:val="0"/>
          <w:divBdr>
            <w:top w:val="none" w:sz="0" w:space="0" w:color="auto"/>
            <w:left w:val="none" w:sz="0" w:space="0" w:color="auto"/>
            <w:bottom w:val="none" w:sz="0" w:space="0" w:color="auto"/>
            <w:right w:val="none" w:sz="0" w:space="0" w:color="auto"/>
          </w:divBdr>
        </w:div>
      </w:divsChild>
    </w:div>
    <w:div w:id="393747038">
      <w:bodyDiv w:val="1"/>
      <w:marLeft w:val="0"/>
      <w:marRight w:val="0"/>
      <w:marTop w:val="0"/>
      <w:marBottom w:val="0"/>
      <w:divBdr>
        <w:top w:val="none" w:sz="0" w:space="0" w:color="auto"/>
        <w:left w:val="none" w:sz="0" w:space="0" w:color="auto"/>
        <w:bottom w:val="none" w:sz="0" w:space="0" w:color="auto"/>
        <w:right w:val="none" w:sz="0" w:space="0" w:color="auto"/>
      </w:divBdr>
      <w:divsChild>
        <w:div w:id="2145810828">
          <w:marLeft w:val="0"/>
          <w:marRight w:val="0"/>
          <w:marTop w:val="0"/>
          <w:marBottom w:val="0"/>
          <w:divBdr>
            <w:top w:val="none" w:sz="0" w:space="0" w:color="auto"/>
            <w:left w:val="none" w:sz="0" w:space="0" w:color="auto"/>
            <w:bottom w:val="none" w:sz="0" w:space="0" w:color="auto"/>
            <w:right w:val="none" w:sz="0" w:space="0" w:color="auto"/>
          </w:divBdr>
        </w:div>
      </w:divsChild>
    </w:div>
    <w:div w:id="986669282">
      <w:bodyDiv w:val="1"/>
      <w:marLeft w:val="0"/>
      <w:marRight w:val="0"/>
      <w:marTop w:val="0"/>
      <w:marBottom w:val="0"/>
      <w:divBdr>
        <w:top w:val="none" w:sz="0" w:space="0" w:color="auto"/>
        <w:left w:val="none" w:sz="0" w:space="0" w:color="auto"/>
        <w:bottom w:val="none" w:sz="0" w:space="0" w:color="auto"/>
        <w:right w:val="none" w:sz="0" w:space="0" w:color="auto"/>
      </w:divBdr>
      <w:divsChild>
        <w:div w:id="1196038311">
          <w:marLeft w:val="0"/>
          <w:marRight w:val="0"/>
          <w:marTop w:val="0"/>
          <w:marBottom w:val="0"/>
          <w:divBdr>
            <w:top w:val="none" w:sz="0" w:space="0" w:color="auto"/>
            <w:left w:val="none" w:sz="0" w:space="0" w:color="auto"/>
            <w:bottom w:val="none" w:sz="0" w:space="0" w:color="auto"/>
            <w:right w:val="none" w:sz="0" w:space="0" w:color="auto"/>
          </w:divBdr>
        </w:div>
      </w:divsChild>
    </w:div>
    <w:div w:id="1004936408">
      <w:bodyDiv w:val="1"/>
      <w:marLeft w:val="0"/>
      <w:marRight w:val="0"/>
      <w:marTop w:val="0"/>
      <w:marBottom w:val="0"/>
      <w:divBdr>
        <w:top w:val="none" w:sz="0" w:space="0" w:color="auto"/>
        <w:left w:val="none" w:sz="0" w:space="0" w:color="auto"/>
        <w:bottom w:val="none" w:sz="0" w:space="0" w:color="auto"/>
        <w:right w:val="none" w:sz="0" w:space="0" w:color="auto"/>
      </w:divBdr>
      <w:divsChild>
        <w:div w:id="365183823">
          <w:marLeft w:val="0"/>
          <w:marRight w:val="0"/>
          <w:marTop w:val="0"/>
          <w:marBottom w:val="0"/>
          <w:divBdr>
            <w:top w:val="none" w:sz="0" w:space="0" w:color="auto"/>
            <w:left w:val="none" w:sz="0" w:space="0" w:color="auto"/>
            <w:bottom w:val="none" w:sz="0" w:space="0" w:color="auto"/>
            <w:right w:val="none" w:sz="0" w:space="0" w:color="auto"/>
          </w:divBdr>
        </w:div>
      </w:divsChild>
    </w:div>
    <w:div w:id="1088694422">
      <w:bodyDiv w:val="1"/>
      <w:marLeft w:val="0"/>
      <w:marRight w:val="0"/>
      <w:marTop w:val="0"/>
      <w:marBottom w:val="0"/>
      <w:divBdr>
        <w:top w:val="none" w:sz="0" w:space="0" w:color="auto"/>
        <w:left w:val="none" w:sz="0" w:space="0" w:color="auto"/>
        <w:bottom w:val="none" w:sz="0" w:space="0" w:color="auto"/>
        <w:right w:val="none" w:sz="0" w:space="0" w:color="auto"/>
      </w:divBdr>
      <w:divsChild>
        <w:div w:id="1318723684">
          <w:marLeft w:val="547"/>
          <w:marRight w:val="0"/>
          <w:marTop w:val="0"/>
          <w:marBottom w:val="0"/>
          <w:divBdr>
            <w:top w:val="none" w:sz="0" w:space="0" w:color="auto"/>
            <w:left w:val="none" w:sz="0" w:space="0" w:color="auto"/>
            <w:bottom w:val="none" w:sz="0" w:space="0" w:color="auto"/>
            <w:right w:val="none" w:sz="0" w:space="0" w:color="auto"/>
          </w:divBdr>
        </w:div>
      </w:divsChild>
    </w:div>
    <w:div w:id="1093939331">
      <w:bodyDiv w:val="1"/>
      <w:marLeft w:val="0"/>
      <w:marRight w:val="0"/>
      <w:marTop w:val="0"/>
      <w:marBottom w:val="0"/>
      <w:divBdr>
        <w:top w:val="none" w:sz="0" w:space="0" w:color="auto"/>
        <w:left w:val="none" w:sz="0" w:space="0" w:color="auto"/>
        <w:bottom w:val="none" w:sz="0" w:space="0" w:color="auto"/>
        <w:right w:val="none" w:sz="0" w:space="0" w:color="auto"/>
      </w:divBdr>
      <w:divsChild>
        <w:div w:id="953483976">
          <w:marLeft w:val="0"/>
          <w:marRight w:val="0"/>
          <w:marTop w:val="0"/>
          <w:marBottom w:val="0"/>
          <w:divBdr>
            <w:top w:val="none" w:sz="0" w:space="0" w:color="auto"/>
            <w:left w:val="none" w:sz="0" w:space="0" w:color="auto"/>
            <w:bottom w:val="none" w:sz="0" w:space="0" w:color="auto"/>
            <w:right w:val="none" w:sz="0" w:space="0" w:color="auto"/>
          </w:divBdr>
        </w:div>
      </w:divsChild>
    </w:div>
    <w:div w:id="1099448123">
      <w:bodyDiv w:val="1"/>
      <w:marLeft w:val="0"/>
      <w:marRight w:val="0"/>
      <w:marTop w:val="0"/>
      <w:marBottom w:val="0"/>
      <w:divBdr>
        <w:top w:val="none" w:sz="0" w:space="0" w:color="auto"/>
        <w:left w:val="none" w:sz="0" w:space="0" w:color="auto"/>
        <w:bottom w:val="none" w:sz="0" w:space="0" w:color="auto"/>
        <w:right w:val="none" w:sz="0" w:space="0" w:color="auto"/>
      </w:divBdr>
      <w:divsChild>
        <w:div w:id="205338252">
          <w:marLeft w:val="0"/>
          <w:marRight w:val="0"/>
          <w:marTop w:val="0"/>
          <w:marBottom w:val="0"/>
          <w:divBdr>
            <w:top w:val="none" w:sz="0" w:space="0" w:color="auto"/>
            <w:left w:val="none" w:sz="0" w:space="0" w:color="auto"/>
            <w:bottom w:val="none" w:sz="0" w:space="0" w:color="auto"/>
            <w:right w:val="none" w:sz="0" w:space="0" w:color="auto"/>
          </w:divBdr>
        </w:div>
      </w:divsChild>
    </w:div>
    <w:div w:id="1186286599">
      <w:bodyDiv w:val="1"/>
      <w:marLeft w:val="0"/>
      <w:marRight w:val="0"/>
      <w:marTop w:val="0"/>
      <w:marBottom w:val="0"/>
      <w:divBdr>
        <w:top w:val="none" w:sz="0" w:space="0" w:color="auto"/>
        <w:left w:val="none" w:sz="0" w:space="0" w:color="auto"/>
        <w:bottom w:val="none" w:sz="0" w:space="0" w:color="auto"/>
        <w:right w:val="none" w:sz="0" w:space="0" w:color="auto"/>
      </w:divBdr>
      <w:divsChild>
        <w:div w:id="455804573">
          <w:marLeft w:val="0"/>
          <w:marRight w:val="0"/>
          <w:marTop w:val="0"/>
          <w:marBottom w:val="0"/>
          <w:divBdr>
            <w:top w:val="none" w:sz="0" w:space="0" w:color="auto"/>
            <w:left w:val="none" w:sz="0" w:space="0" w:color="auto"/>
            <w:bottom w:val="none" w:sz="0" w:space="0" w:color="auto"/>
            <w:right w:val="none" w:sz="0" w:space="0" w:color="auto"/>
          </w:divBdr>
        </w:div>
      </w:divsChild>
    </w:div>
    <w:div w:id="1300305659">
      <w:bodyDiv w:val="1"/>
      <w:marLeft w:val="0"/>
      <w:marRight w:val="0"/>
      <w:marTop w:val="0"/>
      <w:marBottom w:val="0"/>
      <w:divBdr>
        <w:top w:val="none" w:sz="0" w:space="0" w:color="auto"/>
        <w:left w:val="none" w:sz="0" w:space="0" w:color="auto"/>
        <w:bottom w:val="none" w:sz="0" w:space="0" w:color="auto"/>
        <w:right w:val="none" w:sz="0" w:space="0" w:color="auto"/>
      </w:divBdr>
    </w:div>
    <w:div w:id="1554384454">
      <w:bodyDiv w:val="1"/>
      <w:marLeft w:val="0"/>
      <w:marRight w:val="0"/>
      <w:marTop w:val="0"/>
      <w:marBottom w:val="0"/>
      <w:divBdr>
        <w:top w:val="none" w:sz="0" w:space="0" w:color="auto"/>
        <w:left w:val="none" w:sz="0" w:space="0" w:color="auto"/>
        <w:bottom w:val="none" w:sz="0" w:space="0" w:color="auto"/>
        <w:right w:val="none" w:sz="0" w:space="0" w:color="auto"/>
      </w:divBdr>
    </w:div>
    <w:div w:id="1678732401">
      <w:bodyDiv w:val="1"/>
      <w:marLeft w:val="0"/>
      <w:marRight w:val="0"/>
      <w:marTop w:val="0"/>
      <w:marBottom w:val="0"/>
      <w:divBdr>
        <w:top w:val="none" w:sz="0" w:space="0" w:color="auto"/>
        <w:left w:val="none" w:sz="0" w:space="0" w:color="auto"/>
        <w:bottom w:val="none" w:sz="0" w:space="0" w:color="auto"/>
        <w:right w:val="none" w:sz="0" w:space="0" w:color="auto"/>
      </w:divBdr>
    </w:div>
    <w:div w:id="1918709802">
      <w:bodyDiv w:val="1"/>
      <w:marLeft w:val="0"/>
      <w:marRight w:val="0"/>
      <w:marTop w:val="0"/>
      <w:marBottom w:val="0"/>
      <w:divBdr>
        <w:top w:val="none" w:sz="0" w:space="0" w:color="auto"/>
        <w:left w:val="none" w:sz="0" w:space="0" w:color="auto"/>
        <w:bottom w:val="none" w:sz="0" w:space="0" w:color="auto"/>
        <w:right w:val="none" w:sz="0" w:space="0" w:color="auto"/>
      </w:divBdr>
      <w:divsChild>
        <w:div w:id="1388647331">
          <w:marLeft w:val="0"/>
          <w:marRight w:val="0"/>
          <w:marTop w:val="0"/>
          <w:marBottom w:val="0"/>
          <w:divBdr>
            <w:top w:val="none" w:sz="0" w:space="0" w:color="auto"/>
            <w:left w:val="none" w:sz="0" w:space="0" w:color="auto"/>
            <w:bottom w:val="none" w:sz="0" w:space="0" w:color="auto"/>
            <w:right w:val="none" w:sz="0" w:space="0" w:color="auto"/>
          </w:divBdr>
        </w:div>
      </w:divsChild>
    </w:div>
    <w:div w:id="1925066138">
      <w:bodyDiv w:val="1"/>
      <w:marLeft w:val="0"/>
      <w:marRight w:val="0"/>
      <w:marTop w:val="0"/>
      <w:marBottom w:val="0"/>
      <w:divBdr>
        <w:top w:val="none" w:sz="0" w:space="0" w:color="auto"/>
        <w:left w:val="none" w:sz="0" w:space="0" w:color="auto"/>
        <w:bottom w:val="none" w:sz="0" w:space="0" w:color="auto"/>
        <w:right w:val="none" w:sz="0" w:space="0" w:color="auto"/>
      </w:divBdr>
      <w:divsChild>
        <w:div w:id="47044739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comments" Target="comments.xml"/><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microsoft.com/office/2018/08/relationships/commentsExtensible" Target="commentsExtensible.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microsoft.com/office/2011/relationships/commentsExtended" Target="commentsExtended.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microsoft.com/office/2011/relationships/people" Target="people.xml"/><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microsoft.com/office/2016/09/relationships/commentsIds" Target="commentsIds.xml"/><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382F8-A76F-4539-B598-3E66FE0D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44</Pages>
  <Words>9152</Words>
  <Characters>52172</Characters>
  <Application>Microsoft Office Word</Application>
  <DocSecurity>0</DocSecurity>
  <Lines>434</Lines>
  <Paragraphs>122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young</dc:creator>
  <cp:keywords/>
  <dc:description/>
  <cp:lastModifiedBy>choi young</cp:lastModifiedBy>
  <cp:revision>70</cp:revision>
  <dcterms:created xsi:type="dcterms:W3CDTF">2021-12-29T03:11:00Z</dcterms:created>
  <dcterms:modified xsi:type="dcterms:W3CDTF">2021-12-29T06:44:00Z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